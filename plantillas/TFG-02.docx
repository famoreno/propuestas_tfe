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86337" w14:textId="5F0DCEAC" w:rsidR="001A6408" w:rsidRPr="00AB396A" w:rsidRDefault="00AB396A" w:rsidP="00AB396A">
      <w:pPr>
        <w:jc w:val="center"/>
        <w:rPr>
          <w:rFonts w:ascii="Times New Roman" w:eastAsia="Times New Roman" w:hAnsi="Times New Roman" w:cs="Times New Roman"/>
          <w:sz w:val="40"/>
          <w:szCs w:val="24"/>
          <w:lang w:val="es-ES"/>
        </w:rPr>
      </w:pPr>
      <w:r w:rsidRPr="00837412">
        <w:rPr>
          <w:rFonts w:ascii="Times New Roman" w:eastAsia="Times New Roman" w:hAnsi="Times New Roman" w:cs="Times New Roman"/>
          <w:b/>
          <w:sz w:val="40"/>
          <w:szCs w:val="24"/>
          <w:lang w:val="es-ES"/>
        </w:rPr>
        <w:t>ANTEPROYECTO DEL TRABAJO DE FIN DE GRADO</w:t>
      </w:r>
      <w:r>
        <w:rPr>
          <w:rFonts w:ascii="Times New Roman" w:eastAsia="Times New Roman" w:hAnsi="Times New Roman" w:cs="Times New Roman"/>
          <w:b/>
          <w:sz w:val="40"/>
          <w:szCs w:val="24"/>
          <w:lang w:val="es-ES"/>
        </w:rPr>
        <w:t xml:space="preserve"> (TFG 02)</w:t>
      </w:r>
    </w:p>
    <w:p w14:paraId="4EA31DBB" w14:textId="77777777" w:rsidR="00D5164C" w:rsidRPr="00D5164C" w:rsidRDefault="00D5164C" w:rsidP="006C74CD">
      <w:pPr>
        <w:jc w:val="center"/>
        <w:rPr>
          <w:rFonts w:ascii="Times New Roman" w:eastAsia="Times New Roman" w:hAnsi="Times New Roman" w:cs="Times New Roman"/>
          <w:sz w:val="24"/>
          <w:szCs w:val="24"/>
          <w:lang w:val="es-ES"/>
        </w:rPr>
      </w:pPr>
    </w:p>
    <w:p w14:paraId="62B871C3" w14:textId="77777777" w:rsidR="00D5164C" w:rsidRPr="00D5164C" w:rsidRDefault="00D5164C" w:rsidP="006C74CD">
      <w:pPr>
        <w:jc w:val="center"/>
        <w:rPr>
          <w:rFonts w:ascii="Times New Roman" w:eastAsia="Times New Roman" w:hAnsi="Times New Roman" w:cs="Times New Roman"/>
          <w:sz w:val="24"/>
          <w:szCs w:val="24"/>
          <w:lang w:val="es-ES"/>
        </w:rPr>
      </w:pPr>
    </w:p>
    <w:tbl>
      <w:tblPr>
        <w:tblStyle w:val="Tablaconcuadrcula"/>
        <w:tblW w:w="10478" w:type="dxa"/>
        <w:tblLayout w:type="fixed"/>
        <w:tblLook w:val="04A0" w:firstRow="1" w:lastRow="0" w:firstColumn="1" w:lastColumn="0" w:noHBand="0" w:noVBand="1"/>
      </w:tblPr>
      <w:tblGrid>
        <w:gridCol w:w="2158"/>
        <w:gridCol w:w="8320"/>
      </w:tblGrid>
      <w:tr w:rsidR="00D5164C" w:rsidRPr="00D5164C" w14:paraId="38B4A137" w14:textId="77777777" w:rsidTr="00DB7B13">
        <w:trPr>
          <w:trHeight w:val="318"/>
        </w:trPr>
        <w:tc>
          <w:tcPr>
            <w:tcW w:w="10478" w:type="dxa"/>
            <w:gridSpan w:val="2"/>
            <w:shd w:val="clear" w:color="auto" w:fill="000000" w:themeFill="text1"/>
          </w:tcPr>
          <w:p w14:paraId="58F13615" w14:textId="77777777" w:rsidR="00D5164C" w:rsidRPr="00D5164C" w:rsidRDefault="00D5164C" w:rsidP="00D5164C">
            <w:pPr>
              <w:jc w:val="center"/>
              <w:rPr>
                <w:rFonts w:ascii="Times New Roman" w:eastAsia="Times New Roman" w:hAnsi="Times New Roman" w:cs="Times New Roman"/>
                <w:b/>
                <w:sz w:val="24"/>
                <w:szCs w:val="24"/>
                <w:lang w:val="es-ES"/>
              </w:rPr>
            </w:pPr>
            <w:r w:rsidRPr="00D5164C">
              <w:rPr>
                <w:rFonts w:ascii="Times New Roman" w:eastAsia="Times New Roman" w:hAnsi="Times New Roman" w:cs="Times New Roman"/>
                <w:b/>
                <w:sz w:val="24"/>
                <w:szCs w:val="24"/>
                <w:lang w:val="es-ES"/>
              </w:rPr>
              <w:t>INFORMACIÓN GENERAL</w:t>
            </w:r>
          </w:p>
        </w:tc>
      </w:tr>
      <w:tr w:rsidR="00DB7B13" w:rsidRPr="00D5164C" w14:paraId="1B89B916" w14:textId="77777777" w:rsidTr="00DB7B13">
        <w:tc>
          <w:tcPr>
            <w:tcW w:w="2158" w:type="dxa"/>
            <w:shd w:val="clear" w:color="auto" w:fill="D9D9D9" w:themeFill="background1" w:themeFillShade="D9"/>
          </w:tcPr>
          <w:p w14:paraId="04998FCE" w14:textId="66138A17" w:rsidR="00D5164C"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Nombre</w:t>
            </w:r>
          </w:p>
        </w:tc>
        <w:tc>
          <w:tcPr>
            <w:tcW w:w="8320" w:type="dxa"/>
          </w:tcPr>
          <w:p w14:paraId="122E76A1" w14:textId="14AC05EA" w:rsidR="00D5164C"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ENRIQUE</w:t>
            </w:r>
          </w:p>
        </w:tc>
      </w:tr>
      <w:tr w:rsidR="00A30E4F" w:rsidRPr="00D5164C" w14:paraId="0763BA60" w14:textId="77777777" w:rsidTr="00DB7B13">
        <w:tc>
          <w:tcPr>
            <w:tcW w:w="2158" w:type="dxa"/>
            <w:shd w:val="clear" w:color="auto" w:fill="D9D9D9" w:themeFill="background1" w:themeFillShade="D9"/>
          </w:tcPr>
          <w:p w14:paraId="7575CB5A" w14:textId="27E5B91F" w:rsidR="00A30E4F"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Apellidos</w:t>
            </w:r>
          </w:p>
        </w:tc>
        <w:tc>
          <w:tcPr>
            <w:tcW w:w="8320" w:type="dxa"/>
          </w:tcPr>
          <w:p w14:paraId="43073AB3" w14:textId="0AB95C30" w:rsidR="00A30E4F"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GONZÁLEZ FERNÁNDEZ</w:t>
            </w:r>
          </w:p>
        </w:tc>
      </w:tr>
      <w:tr w:rsidR="00A30E4F" w:rsidRPr="00D5164C" w14:paraId="163A7BD5" w14:textId="77777777" w:rsidTr="00DB7B13">
        <w:tc>
          <w:tcPr>
            <w:tcW w:w="2158" w:type="dxa"/>
            <w:shd w:val="clear" w:color="auto" w:fill="D9D9D9" w:themeFill="background1" w:themeFillShade="D9"/>
          </w:tcPr>
          <w:p w14:paraId="795AB678" w14:textId="3F1E72F1" w:rsidR="00A30E4F"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DNI / NIE</w:t>
            </w:r>
          </w:p>
        </w:tc>
        <w:tc>
          <w:tcPr>
            <w:tcW w:w="8320" w:type="dxa"/>
          </w:tcPr>
          <w:p w14:paraId="2817057E" w14:textId="045C35D8" w:rsidR="00A30E4F"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47555366Z</w:t>
            </w:r>
          </w:p>
        </w:tc>
      </w:tr>
      <w:tr w:rsidR="00A30E4F" w:rsidRPr="00D5164C" w14:paraId="461C4AE4" w14:textId="77777777" w:rsidTr="00DB7B13">
        <w:tc>
          <w:tcPr>
            <w:tcW w:w="2158" w:type="dxa"/>
            <w:shd w:val="clear" w:color="auto" w:fill="D9D9D9" w:themeFill="background1" w:themeFillShade="D9"/>
          </w:tcPr>
          <w:p w14:paraId="5D09BF61" w14:textId="0E2C6A29" w:rsidR="00A30E4F"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Teléfono</w:t>
            </w:r>
          </w:p>
        </w:tc>
        <w:tc>
          <w:tcPr>
            <w:tcW w:w="8320" w:type="dxa"/>
          </w:tcPr>
          <w:p w14:paraId="59FFD1B1" w14:textId="71586AB9" w:rsidR="00A30E4F"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600 49 75 92</w:t>
            </w:r>
          </w:p>
        </w:tc>
      </w:tr>
      <w:tr w:rsidR="00A30E4F" w:rsidRPr="00D5164C" w14:paraId="24B1F824" w14:textId="77777777" w:rsidTr="00DB7B13">
        <w:tc>
          <w:tcPr>
            <w:tcW w:w="2158" w:type="dxa"/>
            <w:shd w:val="clear" w:color="auto" w:fill="D9D9D9" w:themeFill="background1" w:themeFillShade="D9"/>
          </w:tcPr>
          <w:p w14:paraId="32B97739" w14:textId="58F15BDE" w:rsidR="00A30E4F"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email</w:t>
            </w:r>
          </w:p>
        </w:tc>
        <w:tc>
          <w:tcPr>
            <w:tcW w:w="8320" w:type="dxa"/>
          </w:tcPr>
          <w:p w14:paraId="101F8806" w14:textId="108915FA" w:rsidR="00A30E4F" w:rsidRPr="00F35B90" w:rsidRDefault="00BB7659" w:rsidP="00D5164C">
            <w:pPr>
              <w:rPr>
                <w:rFonts w:ascii="Times New Roman" w:eastAsia="Times New Roman" w:hAnsi="Times New Roman" w:cs="Times New Roman"/>
                <w:sz w:val="20"/>
                <w:szCs w:val="24"/>
                <w:lang w:val="es-ES"/>
              </w:rPr>
            </w:pPr>
            <w:hyperlink r:id="rId8" w:history="1">
              <w:r w:rsidR="00541298" w:rsidRPr="00BD62CF">
                <w:rPr>
                  <w:rStyle w:val="Hipervnculo"/>
                  <w:rFonts w:ascii="Times New Roman" w:eastAsia="Times New Roman" w:hAnsi="Times New Roman" w:cs="Times New Roman"/>
                  <w:sz w:val="20"/>
                  <w:szCs w:val="24"/>
                  <w:lang w:val="es-ES"/>
                </w:rPr>
                <w:t>enriquegamesestepa@gmail.com</w:t>
              </w:r>
            </w:hyperlink>
          </w:p>
        </w:tc>
      </w:tr>
      <w:tr w:rsidR="00DB7B13" w:rsidRPr="00F97943" w14:paraId="6ECD70AF" w14:textId="77777777" w:rsidTr="00DB7B13">
        <w:trPr>
          <w:trHeight w:val="291"/>
        </w:trPr>
        <w:tc>
          <w:tcPr>
            <w:tcW w:w="2158" w:type="dxa"/>
            <w:shd w:val="clear" w:color="auto" w:fill="D9D9D9" w:themeFill="background1" w:themeFillShade="D9"/>
          </w:tcPr>
          <w:p w14:paraId="0D8E361F" w14:textId="77777777" w:rsidR="00D5164C" w:rsidRPr="00D5164C" w:rsidRDefault="00D5164C" w:rsidP="00D5164C">
            <w:pPr>
              <w:rPr>
                <w:rFonts w:ascii="Times New Roman" w:eastAsia="Times New Roman" w:hAnsi="Times New Roman" w:cs="Times New Roman"/>
                <w:b/>
                <w:sz w:val="24"/>
                <w:szCs w:val="24"/>
                <w:lang w:val="es-ES"/>
              </w:rPr>
            </w:pPr>
            <w:r w:rsidRPr="00D5164C">
              <w:rPr>
                <w:rFonts w:ascii="Times New Roman" w:eastAsia="Times New Roman" w:hAnsi="Times New Roman" w:cs="Times New Roman"/>
                <w:b/>
                <w:sz w:val="24"/>
                <w:szCs w:val="24"/>
                <w:lang w:val="es-ES"/>
              </w:rPr>
              <w:t>Titulación:</w:t>
            </w:r>
          </w:p>
        </w:tc>
        <w:tc>
          <w:tcPr>
            <w:tcW w:w="8320" w:type="dxa"/>
          </w:tcPr>
          <w:p w14:paraId="23BEEE6C" w14:textId="1C25F529" w:rsidR="00D5164C"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Ingeniería Electrónica, Robótica y Mecatrónica</w:t>
            </w:r>
          </w:p>
        </w:tc>
      </w:tr>
      <w:tr w:rsidR="00DB7B13" w:rsidRPr="00F97943" w14:paraId="32EA27C8" w14:textId="77777777" w:rsidTr="00DB7B13">
        <w:trPr>
          <w:trHeight w:val="723"/>
        </w:trPr>
        <w:tc>
          <w:tcPr>
            <w:tcW w:w="2158" w:type="dxa"/>
            <w:shd w:val="clear" w:color="auto" w:fill="D9D9D9" w:themeFill="background1" w:themeFillShade="D9"/>
          </w:tcPr>
          <w:p w14:paraId="5A68E667" w14:textId="64908F0A" w:rsidR="00D5164C"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Título de TFG</w:t>
            </w:r>
          </w:p>
        </w:tc>
        <w:tc>
          <w:tcPr>
            <w:tcW w:w="8320" w:type="dxa"/>
          </w:tcPr>
          <w:p w14:paraId="055BEEF0" w14:textId="5942BCC9" w:rsidR="00D5164C"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Sistema externo de visión artificial para control de calidad en un sistema FMS con integración en PLC</w:t>
            </w:r>
          </w:p>
        </w:tc>
      </w:tr>
      <w:tr w:rsidR="00DB7B13" w:rsidRPr="00D5164C" w14:paraId="5BB4722F" w14:textId="77777777" w:rsidTr="00DB7B13">
        <w:tc>
          <w:tcPr>
            <w:tcW w:w="2158" w:type="dxa"/>
            <w:shd w:val="clear" w:color="auto" w:fill="D9D9D9" w:themeFill="background1" w:themeFillShade="D9"/>
          </w:tcPr>
          <w:p w14:paraId="5C04FF24" w14:textId="3186EAC1" w:rsidR="00D5164C" w:rsidRP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Tutor</w:t>
            </w:r>
            <w:r w:rsidR="006E6052">
              <w:rPr>
                <w:rFonts w:ascii="Times New Roman" w:eastAsia="Times New Roman" w:hAnsi="Times New Roman" w:cs="Times New Roman"/>
                <w:b/>
                <w:sz w:val="24"/>
                <w:szCs w:val="24"/>
                <w:lang w:val="es-ES"/>
              </w:rPr>
              <w:t xml:space="preserve"> y Cotutor</w:t>
            </w:r>
          </w:p>
        </w:tc>
        <w:tc>
          <w:tcPr>
            <w:tcW w:w="8320" w:type="dxa"/>
          </w:tcPr>
          <w:p w14:paraId="52DAB08C" w14:textId="569635BF" w:rsidR="00D5164C" w:rsidRPr="00F35B90" w:rsidRDefault="00541298" w:rsidP="00D5164C">
            <w:pPr>
              <w:rPr>
                <w:rFonts w:ascii="Times New Roman" w:eastAsia="Times New Roman" w:hAnsi="Times New Roman" w:cs="Times New Roman"/>
                <w:sz w:val="20"/>
                <w:szCs w:val="24"/>
                <w:lang w:val="es-ES"/>
              </w:rPr>
            </w:pPr>
            <w:r>
              <w:rPr>
                <w:rFonts w:ascii="Times New Roman" w:eastAsia="Times New Roman" w:hAnsi="Times New Roman" w:cs="Times New Roman"/>
                <w:sz w:val="20"/>
                <w:szCs w:val="24"/>
                <w:lang w:val="es-ES"/>
              </w:rPr>
              <w:t>Francisco Ángel Moreno Dueñas</w:t>
            </w:r>
          </w:p>
          <w:p w14:paraId="46BCFFF7" w14:textId="77777777" w:rsidR="00DB7B13" w:rsidRPr="00F35B90" w:rsidRDefault="00DB7B13" w:rsidP="00D5164C">
            <w:pPr>
              <w:rPr>
                <w:rFonts w:ascii="Times New Roman" w:eastAsia="Times New Roman" w:hAnsi="Times New Roman" w:cs="Times New Roman"/>
                <w:sz w:val="20"/>
                <w:szCs w:val="24"/>
                <w:lang w:val="es-ES"/>
              </w:rPr>
            </w:pPr>
          </w:p>
        </w:tc>
      </w:tr>
      <w:tr w:rsidR="00A30E4F" w:rsidRPr="00D5164C" w14:paraId="75E8EED2" w14:textId="77777777" w:rsidTr="00DB7B13">
        <w:tc>
          <w:tcPr>
            <w:tcW w:w="2158" w:type="dxa"/>
            <w:shd w:val="clear" w:color="auto" w:fill="D9D9D9" w:themeFill="background1" w:themeFillShade="D9"/>
          </w:tcPr>
          <w:p w14:paraId="218DDC6C" w14:textId="4C9466FC" w:rsidR="00A30E4F"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email</w:t>
            </w:r>
          </w:p>
        </w:tc>
        <w:tc>
          <w:tcPr>
            <w:tcW w:w="8320" w:type="dxa"/>
          </w:tcPr>
          <w:p w14:paraId="5A4DCE1C" w14:textId="77777777" w:rsidR="00A30E4F" w:rsidRPr="00F35B90" w:rsidRDefault="00A30E4F" w:rsidP="00D5164C">
            <w:pPr>
              <w:rPr>
                <w:rFonts w:ascii="Times New Roman" w:eastAsia="Times New Roman" w:hAnsi="Times New Roman" w:cs="Times New Roman"/>
                <w:sz w:val="20"/>
                <w:szCs w:val="24"/>
                <w:lang w:val="es-ES"/>
              </w:rPr>
            </w:pPr>
          </w:p>
        </w:tc>
      </w:tr>
      <w:tr w:rsidR="00DB7B13" w:rsidRPr="00A30E4F" w14:paraId="3789E81A" w14:textId="77777777" w:rsidTr="00DB7B13">
        <w:tc>
          <w:tcPr>
            <w:tcW w:w="2158" w:type="dxa"/>
            <w:shd w:val="clear" w:color="auto" w:fill="D9D9D9" w:themeFill="background1" w:themeFillShade="D9"/>
          </w:tcPr>
          <w:p w14:paraId="1919915F" w14:textId="753F9062" w:rsidR="00DB7B13" w:rsidRDefault="009F2FFA" w:rsidP="00A30E4F">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Áreas de Conocimiento</w:t>
            </w:r>
          </w:p>
        </w:tc>
        <w:tc>
          <w:tcPr>
            <w:tcW w:w="8320" w:type="dxa"/>
          </w:tcPr>
          <w:p w14:paraId="04EA9CB1" w14:textId="77777777" w:rsidR="00DB7B13" w:rsidRPr="00F35B90" w:rsidRDefault="00DB7B13" w:rsidP="00D5164C">
            <w:pPr>
              <w:rPr>
                <w:rFonts w:ascii="Times New Roman" w:eastAsia="Times New Roman" w:hAnsi="Times New Roman" w:cs="Times New Roman"/>
                <w:sz w:val="20"/>
                <w:szCs w:val="24"/>
                <w:lang w:val="es-ES"/>
              </w:rPr>
            </w:pPr>
          </w:p>
        </w:tc>
      </w:tr>
      <w:tr w:rsidR="00DB7B13" w:rsidRPr="00D5164C" w14:paraId="7C3FA784" w14:textId="77777777" w:rsidTr="00DB7B13">
        <w:trPr>
          <w:trHeight w:val="304"/>
        </w:trPr>
        <w:tc>
          <w:tcPr>
            <w:tcW w:w="2158" w:type="dxa"/>
            <w:shd w:val="clear" w:color="auto" w:fill="D9D9D9" w:themeFill="background1" w:themeFillShade="D9"/>
          </w:tcPr>
          <w:p w14:paraId="348D4B8B" w14:textId="418C6D02" w:rsidR="00D5164C" w:rsidRDefault="00A30E4F"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Departamento</w:t>
            </w:r>
          </w:p>
        </w:tc>
        <w:tc>
          <w:tcPr>
            <w:tcW w:w="8320" w:type="dxa"/>
          </w:tcPr>
          <w:p w14:paraId="2AB3D9AE" w14:textId="77777777" w:rsidR="00D5164C" w:rsidRPr="00F35B90" w:rsidRDefault="00D5164C" w:rsidP="00D5164C">
            <w:pPr>
              <w:rPr>
                <w:rFonts w:ascii="Times New Roman" w:eastAsia="Times New Roman" w:hAnsi="Times New Roman" w:cs="Times New Roman"/>
                <w:sz w:val="20"/>
                <w:szCs w:val="24"/>
                <w:lang w:val="es-ES"/>
              </w:rPr>
            </w:pPr>
          </w:p>
          <w:p w14:paraId="2B97DE80" w14:textId="77777777" w:rsidR="00DB7B13" w:rsidRPr="00F35B90" w:rsidRDefault="00DB7B13" w:rsidP="00D5164C">
            <w:pPr>
              <w:rPr>
                <w:rFonts w:ascii="Times New Roman" w:eastAsia="Times New Roman" w:hAnsi="Times New Roman" w:cs="Times New Roman"/>
                <w:sz w:val="20"/>
                <w:szCs w:val="24"/>
                <w:lang w:val="es-ES"/>
              </w:rPr>
            </w:pPr>
          </w:p>
        </w:tc>
      </w:tr>
      <w:tr w:rsidR="00DB7B13" w:rsidRPr="00A30E4F" w14:paraId="44E83FCB" w14:textId="77777777" w:rsidTr="00DB7B13">
        <w:trPr>
          <w:trHeight w:val="304"/>
        </w:trPr>
        <w:tc>
          <w:tcPr>
            <w:tcW w:w="2158" w:type="dxa"/>
            <w:shd w:val="clear" w:color="auto" w:fill="D9D9D9" w:themeFill="background1" w:themeFillShade="D9"/>
          </w:tcPr>
          <w:p w14:paraId="220F6F85" w14:textId="4108C821" w:rsidR="00DB7B13" w:rsidRDefault="009F2FFA" w:rsidP="00D5164C">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Observaciones</w:t>
            </w:r>
          </w:p>
        </w:tc>
        <w:tc>
          <w:tcPr>
            <w:tcW w:w="8320" w:type="dxa"/>
          </w:tcPr>
          <w:p w14:paraId="50B2B47D" w14:textId="77777777" w:rsidR="00DB7B13" w:rsidRPr="00F35B90" w:rsidRDefault="00DB7B13" w:rsidP="00D5164C">
            <w:pPr>
              <w:rPr>
                <w:rFonts w:ascii="Times New Roman" w:eastAsia="Times New Roman" w:hAnsi="Times New Roman" w:cs="Times New Roman"/>
                <w:sz w:val="20"/>
                <w:szCs w:val="24"/>
                <w:lang w:val="es-ES"/>
              </w:rPr>
            </w:pPr>
          </w:p>
          <w:p w14:paraId="45360846" w14:textId="77777777" w:rsidR="00DB7B13" w:rsidRPr="00F35B90" w:rsidRDefault="00DB7B13" w:rsidP="00D5164C">
            <w:pPr>
              <w:rPr>
                <w:rFonts w:ascii="Times New Roman" w:eastAsia="Times New Roman" w:hAnsi="Times New Roman" w:cs="Times New Roman"/>
                <w:sz w:val="20"/>
                <w:szCs w:val="24"/>
                <w:lang w:val="es-ES"/>
              </w:rPr>
            </w:pPr>
          </w:p>
        </w:tc>
      </w:tr>
    </w:tbl>
    <w:p w14:paraId="3BB6F344" w14:textId="77777777" w:rsidR="00D5164C" w:rsidRDefault="00D5164C" w:rsidP="00D5164C">
      <w:pPr>
        <w:rPr>
          <w:rFonts w:ascii="Times New Roman" w:eastAsia="Times New Roman" w:hAnsi="Times New Roman" w:cs="Times New Roman"/>
          <w:sz w:val="24"/>
          <w:szCs w:val="24"/>
          <w:lang w:val="es-ES"/>
        </w:rPr>
      </w:pPr>
    </w:p>
    <w:p w14:paraId="749F52D0" w14:textId="77777777" w:rsidR="00D5164C" w:rsidRPr="00D5164C" w:rsidRDefault="00D5164C" w:rsidP="00D5164C">
      <w:pPr>
        <w:rPr>
          <w:rFonts w:ascii="Times New Roman" w:eastAsia="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0455"/>
      </w:tblGrid>
      <w:tr w:rsidR="00D5164C" w:rsidRPr="00D5164C" w14:paraId="66813A3A" w14:textId="77777777" w:rsidTr="009A070A">
        <w:trPr>
          <w:trHeight w:val="346"/>
        </w:trPr>
        <w:tc>
          <w:tcPr>
            <w:tcW w:w="10605" w:type="dxa"/>
            <w:tcBorders>
              <w:bottom w:val="single" w:sz="4" w:space="0" w:color="auto"/>
            </w:tcBorders>
            <w:shd w:val="clear" w:color="auto" w:fill="000000" w:themeFill="text1"/>
          </w:tcPr>
          <w:p w14:paraId="1F38F0F9" w14:textId="77553640" w:rsidR="00D5164C" w:rsidRPr="00D5164C" w:rsidRDefault="00D5164C" w:rsidP="006D4735">
            <w:pPr>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INTRODUCCIÓN</w:t>
            </w:r>
            <w:r w:rsidR="00A30E4F">
              <w:rPr>
                <w:rFonts w:ascii="Times New Roman" w:eastAsia="Times New Roman" w:hAnsi="Times New Roman" w:cs="Times New Roman"/>
                <w:b/>
                <w:sz w:val="24"/>
                <w:szCs w:val="24"/>
                <w:lang w:val="es-ES"/>
              </w:rPr>
              <w:t xml:space="preserve"> y ANTECEDENTES</w:t>
            </w:r>
          </w:p>
        </w:tc>
      </w:tr>
      <w:tr w:rsidR="00D5164C" w:rsidRPr="00F97943" w14:paraId="4E098557" w14:textId="77777777" w:rsidTr="009A070A">
        <w:tc>
          <w:tcPr>
            <w:tcW w:w="10605" w:type="dxa"/>
            <w:shd w:val="clear" w:color="auto" w:fill="D9D9D9" w:themeFill="background1" w:themeFillShade="D9"/>
          </w:tcPr>
          <w:p w14:paraId="06A39EA3" w14:textId="77777777" w:rsidR="00D5164C" w:rsidRPr="00F866C8" w:rsidRDefault="00F866C8" w:rsidP="009C72FB">
            <w:pPr>
              <w:jc w:val="both"/>
              <w:rPr>
                <w:rFonts w:ascii="Times New Roman" w:eastAsia="Times New Roman" w:hAnsi="Times New Roman" w:cs="Times New Roman"/>
                <w:i/>
                <w:sz w:val="24"/>
                <w:szCs w:val="24"/>
                <w:lang w:val="es-ES"/>
              </w:rPr>
            </w:pPr>
            <w:r w:rsidRPr="00F866C8">
              <w:rPr>
                <w:rFonts w:ascii="Times New Roman" w:eastAsia="Times New Roman" w:hAnsi="Times New Roman" w:cs="Times New Roman"/>
                <w:i/>
                <w:sz w:val="24"/>
                <w:szCs w:val="24"/>
                <w:lang w:val="es-ES"/>
              </w:rPr>
              <w:t xml:space="preserve">Contextualización del </w:t>
            </w:r>
            <w:r w:rsidR="00A42F4B">
              <w:rPr>
                <w:rFonts w:ascii="Times New Roman" w:eastAsia="Times New Roman" w:hAnsi="Times New Roman" w:cs="Times New Roman"/>
                <w:i/>
                <w:sz w:val="24"/>
                <w:szCs w:val="24"/>
                <w:lang w:val="es-ES"/>
              </w:rPr>
              <w:t>problema a resolver</w:t>
            </w:r>
            <w:r w:rsidR="00C627DD">
              <w:rPr>
                <w:rFonts w:ascii="Times New Roman" w:eastAsia="Times New Roman" w:hAnsi="Times New Roman" w:cs="Times New Roman"/>
                <w:i/>
                <w:sz w:val="24"/>
                <w:szCs w:val="24"/>
                <w:lang w:val="es-ES"/>
              </w:rPr>
              <w:t xml:space="preserve">. </w:t>
            </w:r>
            <w:r w:rsidR="00837412">
              <w:rPr>
                <w:rFonts w:ascii="Times New Roman" w:eastAsia="Times New Roman" w:hAnsi="Times New Roman" w:cs="Times New Roman"/>
                <w:i/>
                <w:sz w:val="24"/>
                <w:szCs w:val="24"/>
                <w:lang w:val="es-ES"/>
              </w:rPr>
              <w:t>Describir claramente de dónde surge la necesidad de este TFG</w:t>
            </w:r>
            <w:r w:rsidR="00A42F4B">
              <w:rPr>
                <w:rFonts w:ascii="Times New Roman" w:eastAsia="Times New Roman" w:hAnsi="Times New Roman" w:cs="Times New Roman"/>
                <w:i/>
                <w:sz w:val="24"/>
                <w:szCs w:val="24"/>
                <w:lang w:val="es-ES"/>
              </w:rPr>
              <w:t xml:space="preserve"> y el dominio </w:t>
            </w:r>
            <w:r w:rsidR="009A070A">
              <w:rPr>
                <w:rFonts w:ascii="Times New Roman" w:eastAsia="Times New Roman" w:hAnsi="Times New Roman" w:cs="Times New Roman"/>
                <w:i/>
                <w:sz w:val="24"/>
                <w:szCs w:val="24"/>
                <w:lang w:val="es-ES"/>
              </w:rPr>
              <w:t>de aplicación.</w:t>
            </w:r>
            <w:r w:rsidR="000A3A33">
              <w:rPr>
                <w:rFonts w:ascii="Times New Roman" w:eastAsia="Times New Roman" w:hAnsi="Times New Roman" w:cs="Times New Roman"/>
                <w:i/>
                <w:sz w:val="24"/>
                <w:szCs w:val="24"/>
                <w:lang w:val="es-ES"/>
              </w:rPr>
              <w:t xml:space="preserve"> </w:t>
            </w:r>
            <w:r w:rsidR="000A3A33" w:rsidRPr="000A3A33">
              <w:rPr>
                <w:rFonts w:ascii="Times New Roman" w:eastAsia="Times New Roman" w:hAnsi="Times New Roman" w:cs="Times New Roman"/>
                <w:i/>
                <w:sz w:val="24"/>
                <w:szCs w:val="24"/>
                <w:lang w:val="es-ES"/>
              </w:rPr>
              <w:t>En caso de que el TFG se base en trabajos previos, debe aclararse cuáles son las aportaciones del TFG</w:t>
            </w:r>
            <w:r w:rsidR="000A3A33">
              <w:rPr>
                <w:rFonts w:ascii="Times New Roman" w:eastAsia="Times New Roman" w:hAnsi="Times New Roman" w:cs="Times New Roman"/>
                <w:i/>
                <w:sz w:val="24"/>
                <w:szCs w:val="24"/>
                <w:lang w:val="es-ES"/>
              </w:rPr>
              <w:t>.</w:t>
            </w:r>
          </w:p>
        </w:tc>
      </w:tr>
      <w:tr w:rsidR="00D5164C" w:rsidRPr="00F97943" w14:paraId="55DB88D0" w14:textId="77777777" w:rsidTr="009D030D">
        <w:trPr>
          <w:trHeight w:val="1977"/>
        </w:trPr>
        <w:tc>
          <w:tcPr>
            <w:tcW w:w="10605" w:type="dxa"/>
          </w:tcPr>
          <w:p w14:paraId="3CB51EF3" w14:textId="6B8433A4" w:rsidR="00541298" w:rsidRDefault="00541298" w:rsidP="007960D6">
            <w:pPr>
              <w:jc w:val="both"/>
              <w:rPr>
                <w:rFonts w:ascii="Times New Roman" w:eastAsia="Times New Roman" w:hAnsi="Times New Roman" w:cs="Times New Roman"/>
                <w:sz w:val="20"/>
                <w:szCs w:val="20"/>
                <w:lang w:val="es-ES"/>
              </w:rPr>
            </w:pPr>
          </w:p>
          <w:p w14:paraId="3160BF62" w14:textId="777ABA0D" w:rsidR="00AB5A33" w:rsidRDefault="00AB5A33" w:rsidP="007960D6">
            <w:pPr>
              <w:jc w:val="both"/>
              <w:rPr>
                <w:rFonts w:ascii="Times New Roman" w:eastAsia="Times New Roman" w:hAnsi="Times New Roman" w:cs="Times New Roman"/>
                <w:sz w:val="20"/>
                <w:szCs w:val="20"/>
                <w:lang w:val="es-ES"/>
              </w:rPr>
            </w:pPr>
            <w:del w:id="0" w:author="famoreno" w:date="2026-03-12T20:08:00Z">
              <w:r w:rsidDel="00F97943">
                <w:rPr>
                  <w:rFonts w:ascii="Times New Roman" w:eastAsia="Times New Roman" w:hAnsi="Times New Roman" w:cs="Times New Roman"/>
                  <w:sz w:val="20"/>
                  <w:szCs w:val="20"/>
                  <w:lang w:val="es-ES"/>
                </w:rPr>
                <w:delText>Históricamente</w:delText>
              </w:r>
            </w:del>
            <w:ins w:id="1" w:author="famoreno" w:date="2026-03-12T20:08:00Z">
              <w:r w:rsidR="00F97943">
                <w:rPr>
                  <w:rFonts w:ascii="Times New Roman" w:eastAsia="Times New Roman" w:hAnsi="Times New Roman" w:cs="Times New Roman"/>
                  <w:sz w:val="20"/>
                  <w:szCs w:val="20"/>
                  <w:lang w:val="es-ES"/>
                </w:rPr>
                <w:t>En las últimas décadas</w:t>
              </w:r>
            </w:ins>
            <w:r>
              <w:rPr>
                <w:rFonts w:ascii="Times New Roman" w:eastAsia="Times New Roman" w:hAnsi="Times New Roman" w:cs="Times New Roman"/>
                <w:sz w:val="20"/>
                <w:szCs w:val="20"/>
                <w:lang w:val="es-ES"/>
              </w:rPr>
              <w:t xml:space="preserve">, los procesos </w:t>
            </w:r>
            <w:ins w:id="2" w:author="famoreno" w:date="2026-03-12T20:08:00Z">
              <w:r w:rsidR="00F97943">
                <w:rPr>
                  <w:rFonts w:ascii="Times New Roman" w:eastAsia="Times New Roman" w:hAnsi="Times New Roman" w:cs="Times New Roman"/>
                  <w:sz w:val="20"/>
                  <w:szCs w:val="20"/>
                  <w:lang w:val="es-ES"/>
                </w:rPr>
                <w:t xml:space="preserve">industriales </w:t>
              </w:r>
            </w:ins>
            <w:r>
              <w:rPr>
                <w:rFonts w:ascii="Times New Roman" w:eastAsia="Times New Roman" w:hAnsi="Times New Roman" w:cs="Times New Roman"/>
                <w:sz w:val="20"/>
                <w:szCs w:val="20"/>
                <w:lang w:val="es-ES"/>
              </w:rPr>
              <w:t xml:space="preserve">de fabricación han evolucionado hasta alcanzar </w:t>
            </w:r>
            <w:ins w:id="3" w:author="famoreno" w:date="2026-03-12T20:08:00Z">
              <w:r w:rsidR="00F97943">
                <w:rPr>
                  <w:rFonts w:ascii="Times New Roman" w:eastAsia="Times New Roman" w:hAnsi="Times New Roman" w:cs="Times New Roman"/>
                  <w:sz w:val="20"/>
                  <w:szCs w:val="20"/>
                  <w:lang w:val="es-ES"/>
                </w:rPr>
                <w:t xml:space="preserve">altos </w:t>
              </w:r>
            </w:ins>
            <w:r>
              <w:rPr>
                <w:rFonts w:ascii="Times New Roman" w:eastAsia="Times New Roman" w:hAnsi="Times New Roman" w:cs="Times New Roman"/>
                <w:sz w:val="20"/>
                <w:szCs w:val="20"/>
                <w:lang w:val="es-ES"/>
              </w:rPr>
              <w:t>niveles de</w:t>
            </w:r>
            <w:del w:id="4" w:author="famoreno" w:date="2026-03-12T20:09:00Z">
              <w:r w:rsidDel="00F97943">
                <w:rPr>
                  <w:rFonts w:ascii="Times New Roman" w:eastAsia="Times New Roman" w:hAnsi="Times New Roman" w:cs="Times New Roman"/>
                  <w:sz w:val="20"/>
                  <w:szCs w:val="20"/>
                  <w:lang w:val="es-ES"/>
                </w:rPr>
                <w:delText xml:space="preserve"> eficiencia que antes parecerían de ciencia ficción</w:delText>
              </w:r>
            </w:del>
            <w:r>
              <w:rPr>
                <w:rFonts w:ascii="Times New Roman" w:eastAsia="Times New Roman" w:hAnsi="Times New Roman" w:cs="Times New Roman"/>
                <w:sz w:val="20"/>
                <w:szCs w:val="20"/>
                <w:lang w:val="es-ES"/>
              </w:rPr>
              <w:t>. Hoy en día, la producción está tan optimizada que cualquier mínimo error durante el proceso supone una pérdida económica y material significativa, generando impactos que en muchos casos son irreversibles para la cadena de valor.</w:t>
            </w:r>
          </w:p>
          <w:p w14:paraId="45A04B01" w14:textId="77777777" w:rsidR="00AB5A33" w:rsidRDefault="00AB5A33" w:rsidP="007960D6">
            <w:pPr>
              <w:jc w:val="both"/>
              <w:rPr>
                <w:rFonts w:ascii="Times New Roman" w:eastAsia="Times New Roman" w:hAnsi="Times New Roman" w:cs="Times New Roman"/>
                <w:sz w:val="20"/>
                <w:szCs w:val="20"/>
                <w:lang w:val="es-ES"/>
              </w:rPr>
            </w:pPr>
          </w:p>
          <w:p w14:paraId="5599ED75" w14:textId="0912FE73" w:rsidR="00AB5A33" w:rsidRDefault="00AB5A33" w:rsidP="007960D6">
            <w:pPr>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Debido a esta evolución</w:t>
            </w:r>
            <w:del w:id="5" w:author="famoreno" w:date="2026-03-12T20:09:00Z">
              <w:r w:rsidDel="00F97943">
                <w:rPr>
                  <w:rFonts w:ascii="Times New Roman" w:eastAsia="Times New Roman" w:hAnsi="Times New Roman" w:cs="Times New Roman"/>
                  <w:sz w:val="20"/>
                  <w:szCs w:val="20"/>
                  <w:lang w:val="es-ES"/>
                </w:rPr>
                <w:delText xml:space="preserve"> exponencial</w:delText>
              </w:r>
            </w:del>
            <w:r>
              <w:rPr>
                <w:rFonts w:ascii="Times New Roman" w:eastAsia="Times New Roman" w:hAnsi="Times New Roman" w:cs="Times New Roman"/>
                <w:sz w:val="20"/>
                <w:szCs w:val="20"/>
                <w:lang w:val="es-ES"/>
              </w:rPr>
              <w:t xml:space="preserve">, el </w:t>
            </w:r>
            <w:r w:rsidRPr="003D08AA">
              <w:rPr>
                <w:rFonts w:ascii="Times New Roman" w:eastAsia="Times New Roman" w:hAnsi="Times New Roman" w:cs="Times New Roman"/>
                <w:b/>
                <w:bCs/>
                <w:sz w:val="20"/>
                <w:szCs w:val="20"/>
                <w:lang w:val="es-ES"/>
              </w:rPr>
              <w:t>control de calidad</w:t>
            </w:r>
            <w:r>
              <w:rPr>
                <w:rFonts w:ascii="Times New Roman" w:eastAsia="Times New Roman" w:hAnsi="Times New Roman" w:cs="Times New Roman"/>
                <w:sz w:val="20"/>
                <w:szCs w:val="20"/>
                <w:lang w:val="es-ES"/>
              </w:rPr>
              <w:t xml:space="preserve"> ha dejado de ser una etapa aislada y estática al final de la línea</w:t>
            </w:r>
            <w:del w:id="6" w:author="famoreno" w:date="2026-03-12T20:09:00Z">
              <w:r w:rsidDel="00F97943">
                <w:rPr>
                  <w:rFonts w:ascii="Times New Roman" w:eastAsia="Times New Roman" w:hAnsi="Times New Roman" w:cs="Times New Roman"/>
                  <w:sz w:val="20"/>
                  <w:szCs w:val="20"/>
                  <w:lang w:val="es-ES"/>
                </w:rPr>
                <w:delText>. S</w:delText>
              </w:r>
            </w:del>
            <w:ins w:id="7" w:author="famoreno" w:date="2026-03-12T20:09:00Z">
              <w:r w:rsidR="00F97943">
                <w:rPr>
                  <w:rFonts w:ascii="Times New Roman" w:eastAsia="Times New Roman" w:hAnsi="Times New Roman" w:cs="Times New Roman"/>
                  <w:sz w:val="20"/>
                  <w:szCs w:val="20"/>
                  <w:lang w:val="es-ES"/>
                </w:rPr>
                <w:t xml:space="preserve"> y s</w:t>
              </w:r>
            </w:ins>
            <w:r>
              <w:rPr>
                <w:rFonts w:ascii="Times New Roman" w:eastAsia="Times New Roman" w:hAnsi="Times New Roman" w:cs="Times New Roman"/>
                <w:sz w:val="20"/>
                <w:szCs w:val="20"/>
                <w:lang w:val="es-ES"/>
              </w:rPr>
              <w:t>e ha convertido en uno de los factores más relevantes para obtener un producto competente en un mercado global con cambios constantes. Tradicionalmente, este control en líneas automatizadas se confiaba en sensores de presencia, fotocélulas o palpadores mecánicos. Sin embargo, estos métodos resultan insuficientes cuando la geometría de la pieza es compleja o cuando se requiere una alta flexibilidad para cambiar de producto sin modificar físicamente la instalación. Además, los sistemas mecánicos presentan inconvenientes críticos a la hora de escalar o expandir la producción.</w:t>
            </w:r>
          </w:p>
          <w:p w14:paraId="4E34DE8E" w14:textId="77777777" w:rsidR="00AB5A33" w:rsidRDefault="00AB5A33" w:rsidP="007960D6">
            <w:pPr>
              <w:jc w:val="both"/>
              <w:rPr>
                <w:rFonts w:ascii="Times New Roman" w:eastAsia="Times New Roman" w:hAnsi="Times New Roman" w:cs="Times New Roman"/>
                <w:sz w:val="20"/>
                <w:szCs w:val="20"/>
                <w:lang w:val="es-ES"/>
              </w:rPr>
            </w:pPr>
          </w:p>
          <w:p w14:paraId="19EB2599" w14:textId="7FBA2759" w:rsidR="00AB5A33" w:rsidRDefault="00AB5A33" w:rsidP="007960D6">
            <w:pPr>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En este escenario, la </w:t>
            </w:r>
            <w:r w:rsidRPr="003D08AA">
              <w:rPr>
                <w:rFonts w:ascii="Times New Roman" w:eastAsia="Times New Roman" w:hAnsi="Times New Roman" w:cs="Times New Roman"/>
                <w:b/>
                <w:bCs/>
                <w:sz w:val="20"/>
                <w:szCs w:val="20"/>
                <w:lang w:val="es-ES"/>
              </w:rPr>
              <w:t>visión artificial</w:t>
            </w:r>
            <w:r>
              <w:rPr>
                <w:rFonts w:ascii="Times New Roman" w:eastAsia="Times New Roman" w:hAnsi="Times New Roman" w:cs="Times New Roman"/>
                <w:sz w:val="20"/>
                <w:szCs w:val="20"/>
                <w:lang w:val="es-ES"/>
              </w:rPr>
              <w:t xml:space="preserve"> surge como la solución natural a estas limitaciones. Su integración para realizar el control de calidad es, de hecho, uno de los pilares fundamentales de la denominada </w:t>
            </w:r>
            <w:r w:rsidRPr="003D08AA">
              <w:rPr>
                <w:rFonts w:ascii="Times New Roman" w:eastAsia="Times New Roman" w:hAnsi="Times New Roman" w:cs="Times New Roman"/>
                <w:b/>
                <w:bCs/>
                <w:sz w:val="20"/>
                <w:szCs w:val="20"/>
                <w:lang w:val="es-ES"/>
              </w:rPr>
              <w:t>Industria 4.0</w:t>
            </w:r>
            <w:r>
              <w:rPr>
                <w:rFonts w:ascii="Times New Roman" w:eastAsia="Times New Roman" w:hAnsi="Times New Roman" w:cs="Times New Roman"/>
                <w:sz w:val="20"/>
                <w:szCs w:val="20"/>
                <w:lang w:val="es-ES"/>
              </w:rPr>
              <w:t xml:space="preserve">. La capacidad de inspeccionar piezas de forma no intrusiva y, sobre todo, sin detener el flujo de producción (manteniendo el tiempo de ciclo), ofrece una ventaja competitiva crítica. Esto no solo permite reducir drásticamente el </w:t>
            </w:r>
            <w:del w:id="8" w:author="famoreno" w:date="2026-03-12T20:09:00Z">
              <w:r w:rsidDel="00F97943">
                <w:rPr>
                  <w:rFonts w:ascii="Times New Roman" w:eastAsia="Times New Roman" w:hAnsi="Times New Roman" w:cs="Times New Roman"/>
                  <w:sz w:val="20"/>
                  <w:szCs w:val="20"/>
                  <w:lang w:val="es-ES"/>
                </w:rPr>
                <w:delText xml:space="preserve">ratio </w:delText>
              </w:r>
            </w:del>
            <w:ins w:id="9" w:author="famoreno" w:date="2026-03-12T20:09:00Z">
              <w:r w:rsidR="00F97943">
                <w:rPr>
                  <w:rFonts w:ascii="Times New Roman" w:eastAsia="Times New Roman" w:hAnsi="Times New Roman" w:cs="Times New Roman"/>
                  <w:sz w:val="20"/>
                  <w:szCs w:val="20"/>
                  <w:lang w:val="es-ES"/>
                </w:rPr>
                <w:t>porcentaje</w:t>
              </w:r>
              <w:r w:rsidR="00F97943">
                <w:rPr>
                  <w:rFonts w:ascii="Times New Roman" w:eastAsia="Times New Roman" w:hAnsi="Times New Roman" w:cs="Times New Roman"/>
                  <w:sz w:val="20"/>
                  <w:szCs w:val="20"/>
                  <w:lang w:val="es-ES"/>
                </w:rPr>
                <w:t xml:space="preserve"> </w:t>
              </w:r>
            </w:ins>
            <w:r>
              <w:rPr>
                <w:rFonts w:ascii="Times New Roman" w:eastAsia="Times New Roman" w:hAnsi="Times New Roman" w:cs="Times New Roman"/>
                <w:sz w:val="20"/>
                <w:szCs w:val="20"/>
                <w:lang w:val="es-ES"/>
              </w:rPr>
              <w:t>de piezas defectuosas</w:t>
            </w:r>
            <w:r w:rsidR="003D08AA">
              <w:rPr>
                <w:rFonts w:ascii="Times New Roman" w:eastAsia="Times New Roman" w:hAnsi="Times New Roman" w:cs="Times New Roman"/>
                <w:sz w:val="20"/>
                <w:szCs w:val="20"/>
                <w:lang w:val="es-ES"/>
              </w:rPr>
              <w:t>, sino que optimiza la trazabilidad y garantiza que el sistema de fabricación sea mucho más inteligente y adaptable.</w:t>
            </w:r>
          </w:p>
          <w:p w14:paraId="2438F401" w14:textId="77777777" w:rsidR="00AB5A33" w:rsidRDefault="00AB5A33" w:rsidP="007960D6">
            <w:pPr>
              <w:jc w:val="both"/>
              <w:rPr>
                <w:rFonts w:ascii="Times New Roman" w:eastAsia="Times New Roman" w:hAnsi="Times New Roman" w:cs="Times New Roman"/>
                <w:sz w:val="20"/>
                <w:szCs w:val="20"/>
                <w:lang w:val="es-ES"/>
              </w:rPr>
            </w:pPr>
          </w:p>
          <w:p w14:paraId="7D0D96E7" w14:textId="57F95DFC" w:rsidR="00F97943" w:rsidRDefault="003D08AA" w:rsidP="007960D6">
            <w:pPr>
              <w:jc w:val="both"/>
              <w:rPr>
                <w:ins w:id="10" w:author="famoreno" w:date="2026-03-12T20:14:00Z"/>
                <w:rFonts w:ascii="Times New Roman" w:eastAsia="Times New Roman" w:hAnsi="Times New Roman" w:cs="Times New Roman"/>
                <w:sz w:val="20"/>
                <w:szCs w:val="20"/>
                <w:lang w:val="es-ES"/>
              </w:rPr>
            </w:pPr>
            <w:r w:rsidRPr="003D08AA">
              <w:rPr>
                <w:rFonts w:ascii="Times New Roman" w:eastAsia="Times New Roman" w:hAnsi="Times New Roman" w:cs="Times New Roman"/>
                <w:sz w:val="20"/>
                <w:szCs w:val="20"/>
                <w:lang w:val="es-ES"/>
              </w:rPr>
              <w:t xml:space="preserve">No obstante, la implementación de estos sistemas en un entorno real de fábrica conlleva una complejidad técnica añadida: la </w:t>
            </w:r>
            <w:r w:rsidRPr="003D08AA">
              <w:rPr>
                <w:rFonts w:ascii="Times New Roman" w:eastAsia="Times New Roman" w:hAnsi="Times New Roman" w:cs="Times New Roman"/>
                <w:b/>
                <w:bCs/>
                <w:sz w:val="20"/>
                <w:szCs w:val="20"/>
                <w:lang w:val="es-ES"/>
              </w:rPr>
              <w:t>interoperabilidad</w:t>
            </w:r>
            <w:r w:rsidRPr="003D08AA">
              <w:rPr>
                <w:rFonts w:ascii="Times New Roman" w:eastAsia="Times New Roman" w:hAnsi="Times New Roman" w:cs="Times New Roman"/>
                <w:sz w:val="20"/>
                <w:szCs w:val="20"/>
                <w:lang w:val="es-ES"/>
              </w:rPr>
              <w:t xml:space="preserve">. Para que un algoritmo de visión sea verdaderamente útil en una línea automatizada, debe ser capaz de </w:t>
            </w:r>
            <w:del w:id="11" w:author="famoreno" w:date="2026-03-12T20:16:00Z">
              <w:r w:rsidRPr="003D08AA" w:rsidDel="00375EDA">
                <w:rPr>
                  <w:rFonts w:ascii="Times New Roman" w:eastAsia="Times New Roman" w:hAnsi="Times New Roman" w:cs="Times New Roman"/>
                  <w:sz w:val="20"/>
                  <w:szCs w:val="20"/>
                  <w:lang w:val="es-ES"/>
                </w:rPr>
                <w:delText xml:space="preserve">intercambiar </w:delText>
              </w:r>
            </w:del>
            <w:ins w:id="12" w:author="famoreno" w:date="2026-03-12T20:16:00Z">
              <w:r w:rsidR="00375EDA">
                <w:rPr>
                  <w:rFonts w:ascii="Times New Roman" w:eastAsia="Times New Roman" w:hAnsi="Times New Roman" w:cs="Times New Roman"/>
                  <w:sz w:val="20"/>
                  <w:szCs w:val="20"/>
                  <w:lang w:val="es-ES"/>
                </w:rPr>
                <w:t>compartir</w:t>
              </w:r>
              <w:r w:rsidR="00375EDA" w:rsidRPr="003D08AA">
                <w:rPr>
                  <w:rFonts w:ascii="Times New Roman" w:eastAsia="Times New Roman" w:hAnsi="Times New Roman" w:cs="Times New Roman"/>
                  <w:sz w:val="20"/>
                  <w:szCs w:val="20"/>
                  <w:lang w:val="es-ES"/>
                </w:rPr>
                <w:t xml:space="preserve"> </w:t>
              </w:r>
            </w:ins>
            <w:r w:rsidRPr="003D08AA">
              <w:rPr>
                <w:rFonts w:ascii="Times New Roman" w:eastAsia="Times New Roman" w:hAnsi="Times New Roman" w:cs="Times New Roman"/>
                <w:sz w:val="20"/>
                <w:szCs w:val="20"/>
                <w:lang w:val="es-ES"/>
              </w:rPr>
              <w:t xml:space="preserve">información con el </w:t>
            </w:r>
            <w:del w:id="13" w:author="famoreno" w:date="2026-03-12T20:16:00Z">
              <w:r w:rsidRPr="003D08AA" w:rsidDel="00375EDA">
                <w:rPr>
                  <w:rFonts w:ascii="Times New Roman" w:eastAsia="Times New Roman" w:hAnsi="Times New Roman" w:cs="Times New Roman"/>
                  <w:sz w:val="20"/>
                  <w:szCs w:val="20"/>
                  <w:lang w:val="es-ES"/>
                </w:rPr>
                <w:delText xml:space="preserve">sistema </w:delText>
              </w:r>
            </w:del>
            <w:ins w:id="14" w:author="famoreno" w:date="2026-03-12T20:16:00Z">
              <w:r w:rsidR="00375EDA">
                <w:rPr>
                  <w:rFonts w:ascii="Times New Roman" w:eastAsia="Times New Roman" w:hAnsi="Times New Roman" w:cs="Times New Roman"/>
                  <w:sz w:val="20"/>
                  <w:szCs w:val="20"/>
                  <w:lang w:val="es-ES"/>
                </w:rPr>
                <w:t>programa</w:t>
              </w:r>
              <w:r w:rsidR="00375EDA" w:rsidRPr="003D08AA">
                <w:rPr>
                  <w:rFonts w:ascii="Times New Roman" w:eastAsia="Times New Roman" w:hAnsi="Times New Roman" w:cs="Times New Roman"/>
                  <w:sz w:val="20"/>
                  <w:szCs w:val="20"/>
                  <w:lang w:val="es-ES"/>
                </w:rPr>
                <w:t xml:space="preserve"> </w:t>
              </w:r>
            </w:ins>
            <w:r w:rsidRPr="003D08AA">
              <w:rPr>
                <w:rFonts w:ascii="Times New Roman" w:eastAsia="Times New Roman" w:hAnsi="Times New Roman" w:cs="Times New Roman"/>
                <w:sz w:val="20"/>
                <w:szCs w:val="20"/>
                <w:lang w:val="es-ES"/>
              </w:rPr>
              <w:t xml:space="preserve">de control </w:t>
            </w:r>
            <w:ins w:id="15" w:author="famoreno" w:date="2026-03-12T20:16:00Z">
              <w:r w:rsidR="00375EDA">
                <w:rPr>
                  <w:rFonts w:ascii="Times New Roman" w:eastAsia="Times New Roman" w:hAnsi="Times New Roman" w:cs="Times New Roman"/>
                  <w:sz w:val="20"/>
                  <w:szCs w:val="20"/>
                  <w:lang w:val="es-ES"/>
                </w:rPr>
                <w:t xml:space="preserve">principal </w:t>
              </w:r>
            </w:ins>
            <w:del w:id="16" w:author="famoreno" w:date="2026-03-12T20:16:00Z">
              <w:r w:rsidRPr="003D08AA" w:rsidDel="00375EDA">
                <w:rPr>
                  <w:rFonts w:ascii="Times New Roman" w:eastAsia="Times New Roman" w:hAnsi="Times New Roman" w:cs="Times New Roman"/>
                  <w:sz w:val="20"/>
                  <w:szCs w:val="20"/>
                  <w:lang w:val="es-ES"/>
                </w:rPr>
                <w:delText xml:space="preserve">(PLC) </w:delText>
              </w:r>
            </w:del>
            <w:r w:rsidRPr="003D08AA">
              <w:rPr>
                <w:rFonts w:ascii="Times New Roman" w:eastAsia="Times New Roman" w:hAnsi="Times New Roman" w:cs="Times New Roman"/>
                <w:sz w:val="20"/>
                <w:szCs w:val="20"/>
                <w:lang w:val="es-ES"/>
              </w:rPr>
              <w:t xml:space="preserve">de manera fiable y en tiempo real. </w:t>
            </w:r>
            <w:ins w:id="17" w:author="famoreno" w:date="2026-03-12T20:16:00Z">
              <w:r w:rsidR="00375EDA">
                <w:rPr>
                  <w:rFonts w:ascii="Times New Roman" w:eastAsia="Times New Roman" w:hAnsi="Times New Roman" w:cs="Times New Roman"/>
                  <w:sz w:val="20"/>
                  <w:szCs w:val="20"/>
                  <w:lang w:val="es-ES"/>
                </w:rPr>
                <w:t>Para lograr esto,</w:t>
              </w:r>
            </w:ins>
            <w:ins w:id="18" w:author="famoreno" w:date="2026-03-12T20:10:00Z">
              <w:r w:rsidR="00F97943">
                <w:rPr>
                  <w:rFonts w:ascii="Times New Roman" w:eastAsia="Times New Roman" w:hAnsi="Times New Roman" w:cs="Times New Roman"/>
                  <w:sz w:val="20"/>
                  <w:szCs w:val="20"/>
                  <w:lang w:val="es-ES"/>
                </w:rPr>
                <w:t xml:space="preserve"> los </w:t>
              </w:r>
            </w:ins>
            <w:ins w:id="19" w:author="famoreno" w:date="2026-03-12T20:17:00Z">
              <w:r w:rsidR="00375EDA">
                <w:rPr>
                  <w:rFonts w:ascii="Times New Roman" w:eastAsia="Times New Roman" w:hAnsi="Times New Roman" w:cs="Times New Roman"/>
                  <w:sz w:val="20"/>
                  <w:szCs w:val="20"/>
                  <w:lang w:val="es-ES"/>
                </w:rPr>
                <w:t>fabricantes de PLCs</w:t>
              </w:r>
              <w:r w:rsidR="00375EDA">
                <w:rPr>
                  <w:rFonts w:ascii="Times New Roman" w:eastAsia="Times New Roman" w:hAnsi="Times New Roman" w:cs="Times New Roman"/>
                  <w:sz w:val="20"/>
                  <w:szCs w:val="20"/>
                  <w:lang w:val="es-ES"/>
                </w:rPr>
                <w:t>, habitualmente,</w:t>
              </w:r>
              <w:r w:rsidR="00375EDA">
                <w:rPr>
                  <w:rFonts w:ascii="Times New Roman" w:eastAsia="Times New Roman" w:hAnsi="Times New Roman" w:cs="Times New Roman"/>
                  <w:sz w:val="20"/>
                  <w:szCs w:val="20"/>
                  <w:lang w:val="es-ES"/>
                </w:rPr>
                <w:t xml:space="preserve"> h</w:t>
              </w:r>
            </w:ins>
            <w:ins w:id="20" w:author="famoreno" w:date="2026-03-12T20:10:00Z">
              <w:r w:rsidR="00F97943">
                <w:rPr>
                  <w:rFonts w:ascii="Times New Roman" w:eastAsia="Times New Roman" w:hAnsi="Times New Roman" w:cs="Times New Roman"/>
                  <w:sz w:val="20"/>
                  <w:szCs w:val="20"/>
                  <w:lang w:val="es-ES"/>
                </w:rPr>
                <w:t xml:space="preserve">an integrado </w:t>
              </w:r>
            </w:ins>
            <w:ins w:id="21" w:author="famoreno" w:date="2026-03-12T20:17:00Z">
              <w:r w:rsidR="00375EDA">
                <w:rPr>
                  <w:rFonts w:ascii="Times New Roman" w:eastAsia="Times New Roman" w:hAnsi="Times New Roman" w:cs="Times New Roman"/>
                  <w:sz w:val="20"/>
                  <w:szCs w:val="20"/>
                  <w:lang w:val="es-ES"/>
                </w:rPr>
                <w:t xml:space="preserve">estos </w:t>
              </w:r>
              <w:r w:rsidR="00375EDA">
                <w:rPr>
                  <w:rFonts w:ascii="Times New Roman" w:eastAsia="Times New Roman" w:hAnsi="Times New Roman" w:cs="Times New Roman"/>
                  <w:sz w:val="20"/>
                  <w:szCs w:val="20"/>
                  <w:lang w:val="es-ES"/>
                </w:rPr>
                <w:t xml:space="preserve">sistemas de inspección de calidad </w:t>
              </w:r>
            </w:ins>
            <w:ins w:id="22" w:author="famoreno" w:date="2026-03-12T20:10:00Z">
              <w:r w:rsidR="00F97943">
                <w:rPr>
                  <w:rFonts w:ascii="Times New Roman" w:eastAsia="Times New Roman" w:hAnsi="Times New Roman" w:cs="Times New Roman"/>
                  <w:sz w:val="20"/>
                  <w:szCs w:val="20"/>
                  <w:lang w:val="es-ES"/>
                </w:rPr>
                <w:t xml:space="preserve">en los propios </w:t>
              </w:r>
            </w:ins>
            <w:ins w:id="23" w:author="famoreno" w:date="2026-03-12T20:11:00Z">
              <w:r w:rsidR="00F97943">
                <w:rPr>
                  <w:rFonts w:ascii="Times New Roman" w:eastAsia="Times New Roman" w:hAnsi="Times New Roman" w:cs="Times New Roman"/>
                  <w:sz w:val="20"/>
                  <w:szCs w:val="20"/>
                  <w:lang w:val="es-ES"/>
                </w:rPr>
                <w:t>controladores,</w:t>
              </w:r>
            </w:ins>
            <w:ins w:id="24" w:author="famoreno" w:date="2026-03-12T20:10:00Z">
              <w:r w:rsidR="00F97943">
                <w:rPr>
                  <w:rFonts w:ascii="Times New Roman" w:eastAsia="Times New Roman" w:hAnsi="Times New Roman" w:cs="Times New Roman"/>
                  <w:sz w:val="20"/>
                  <w:szCs w:val="20"/>
                  <w:lang w:val="es-ES"/>
                </w:rPr>
                <w:t xml:space="preserve"> </w:t>
              </w:r>
            </w:ins>
            <w:ins w:id="25" w:author="famoreno" w:date="2026-03-12T20:18:00Z">
              <w:r w:rsidR="00375EDA">
                <w:rPr>
                  <w:rFonts w:ascii="Times New Roman" w:eastAsia="Times New Roman" w:hAnsi="Times New Roman" w:cs="Times New Roman"/>
                  <w:sz w:val="20"/>
                  <w:szCs w:val="20"/>
                  <w:lang w:val="es-ES"/>
                </w:rPr>
                <w:t xml:space="preserve">incrementando considerablemente </w:t>
              </w:r>
            </w:ins>
            <w:ins w:id="26" w:author="famoreno" w:date="2026-03-12T20:10:00Z">
              <w:r w:rsidR="00F97943">
                <w:rPr>
                  <w:rFonts w:ascii="Times New Roman" w:eastAsia="Times New Roman" w:hAnsi="Times New Roman" w:cs="Times New Roman"/>
                  <w:sz w:val="20"/>
                  <w:szCs w:val="20"/>
                  <w:lang w:val="es-ES"/>
                </w:rPr>
                <w:t xml:space="preserve">el coste </w:t>
              </w:r>
            </w:ins>
            <w:ins w:id="27" w:author="famoreno" w:date="2026-03-12T20:11:00Z">
              <w:r w:rsidR="00F97943">
                <w:rPr>
                  <w:rFonts w:ascii="Times New Roman" w:eastAsia="Times New Roman" w:hAnsi="Times New Roman" w:cs="Times New Roman"/>
                  <w:sz w:val="20"/>
                  <w:szCs w:val="20"/>
                  <w:lang w:val="es-ES"/>
                </w:rPr>
                <w:t>del sistema</w:t>
              </w:r>
            </w:ins>
            <w:ins w:id="28" w:author="famoreno" w:date="2026-03-12T20:18:00Z">
              <w:r w:rsidR="00375EDA">
                <w:rPr>
                  <w:rFonts w:ascii="Times New Roman" w:eastAsia="Times New Roman" w:hAnsi="Times New Roman" w:cs="Times New Roman"/>
                  <w:sz w:val="20"/>
                  <w:szCs w:val="20"/>
                  <w:lang w:val="es-ES"/>
                </w:rPr>
                <w:t xml:space="preserve"> global</w:t>
              </w:r>
            </w:ins>
            <w:ins w:id="29" w:author="famoreno" w:date="2026-03-12T20:11:00Z">
              <w:r w:rsidR="00F97943">
                <w:rPr>
                  <w:rFonts w:ascii="Times New Roman" w:eastAsia="Times New Roman" w:hAnsi="Times New Roman" w:cs="Times New Roman"/>
                  <w:sz w:val="20"/>
                  <w:szCs w:val="20"/>
                  <w:lang w:val="es-ES"/>
                </w:rPr>
                <w:t xml:space="preserve">. Los PLCs básicos </w:t>
              </w:r>
            </w:ins>
            <w:ins w:id="30" w:author="famoreno" w:date="2026-03-12T20:18:00Z">
              <w:r w:rsidR="00375EDA">
                <w:rPr>
                  <w:rFonts w:ascii="Times New Roman" w:eastAsia="Times New Roman" w:hAnsi="Times New Roman" w:cs="Times New Roman"/>
                  <w:sz w:val="20"/>
                  <w:szCs w:val="20"/>
                  <w:lang w:val="es-ES"/>
                </w:rPr>
                <w:t xml:space="preserve">pueden automatizar sistemas relativamente complejos, pero </w:t>
              </w:r>
            </w:ins>
            <w:ins w:id="31" w:author="famoreno" w:date="2026-03-12T20:11:00Z">
              <w:r w:rsidR="00F97943">
                <w:rPr>
                  <w:rFonts w:ascii="Times New Roman" w:eastAsia="Times New Roman" w:hAnsi="Times New Roman" w:cs="Times New Roman"/>
                  <w:sz w:val="20"/>
                  <w:szCs w:val="20"/>
                  <w:lang w:val="es-ES"/>
                </w:rPr>
                <w:t xml:space="preserve">no tienen capacidad suficiente para ejecutar algoritmos de visión artificial, por lo que deben utilizarse equipos de potencia superior e incluso especializados. </w:t>
              </w:r>
            </w:ins>
            <w:ins w:id="32" w:author="famoreno" w:date="2026-03-12T20:12:00Z">
              <w:r w:rsidR="00F97943">
                <w:rPr>
                  <w:rFonts w:ascii="Times New Roman" w:eastAsia="Times New Roman" w:hAnsi="Times New Roman" w:cs="Times New Roman"/>
                  <w:sz w:val="20"/>
                  <w:szCs w:val="20"/>
                  <w:lang w:val="es-ES"/>
                </w:rPr>
                <w:t xml:space="preserve">Además, las cámaras utilizadas para este fin también suelen ser </w:t>
              </w:r>
              <w:r w:rsidR="00F97943">
                <w:rPr>
                  <w:rFonts w:ascii="Times New Roman" w:eastAsia="Times New Roman" w:hAnsi="Times New Roman" w:cs="Times New Roman"/>
                  <w:sz w:val="20"/>
                  <w:szCs w:val="20"/>
                  <w:lang w:val="es-ES"/>
                </w:rPr>
                <w:lastRenderedPageBreak/>
                <w:t xml:space="preserve">costosas, al requerir </w:t>
              </w:r>
            </w:ins>
            <w:ins w:id="33" w:author="famoreno" w:date="2026-03-12T20:19:00Z">
              <w:r w:rsidR="00375EDA">
                <w:rPr>
                  <w:rFonts w:ascii="Times New Roman" w:eastAsia="Times New Roman" w:hAnsi="Times New Roman" w:cs="Times New Roman"/>
                  <w:sz w:val="20"/>
                  <w:szCs w:val="20"/>
                  <w:lang w:val="es-ES"/>
                </w:rPr>
                <w:t xml:space="preserve">una </w:t>
              </w:r>
            </w:ins>
            <w:ins w:id="34" w:author="famoreno" w:date="2026-03-12T20:12:00Z">
              <w:r w:rsidR="00F97943">
                <w:rPr>
                  <w:rFonts w:ascii="Times New Roman" w:eastAsia="Times New Roman" w:hAnsi="Times New Roman" w:cs="Times New Roman"/>
                  <w:sz w:val="20"/>
                  <w:szCs w:val="20"/>
                  <w:lang w:val="es-ES"/>
                </w:rPr>
                <w:t xml:space="preserve">determinada compatibilidad con los protocolos industriales. Finalmente, </w:t>
              </w:r>
            </w:ins>
            <w:ins w:id="35" w:author="famoreno" w:date="2026-03-12T20:13:00Z">
              <w:r w:rsidR="00F97943">
                <w:rPr>
                  <w:rFonts w:ascii="Times New Roman" w:eastAsia="Times New Roman" w:hAnsi="Times New Roman" w:cs="Times New Roman"/>
                  <w:sz w:val="20"/>
                  <w:szCs w:val="20"/>
                  <w:lang w:val="es-ES"/>
                </w:rPr>
                <w:t>la naturaleza cíclica de los programas ejecutados por los PLCs requiere</w:t>
              </w:r>
            </w:ins>
            <w:ins w:id="36" w:author="famoreno" w:date="2026-03-12T20:12:00Z">
              <w:r w:rsidR="00F97943">
                <w:rPr>
                  <w:rFonts w:ascii="Times New Roman" w:eastAsia="Times New Roman" w:hAnsi="Times New Roman" w:cs="Times New Roman"/>
                  <w:sz w:val="20"/>
                  <w:szCs w:val="20"/>
                  <w:lang w:val="es-ES"/>
                </w:rPr>
                <w:t xml:space="preserve"> una </w:t>
              </w:r>
            </w:ins>
            <w:ins w:id="37" w:author="famoreno" w:date="2026-03-12T20:13:00Z">
              <w:r w:rsidR="00F97943">
                <w:rPr>
                  <w:rFonts w:ascii="Times New Roman" w:eastAsia="Times New Roman" w:hAnsi="Times New Roman" w:cs="Times New Roman"/>
                  <w:sz w:val="20"/>
                  <w:szCs w:val="20"/>
                  <w:lang w:val="es-ES"/>
                </w:rPr>
                <w:t xml:space="preserve">implementación del código basada en máquinas de estados, lo que añade una dificultad </w:t>
              </w:r>
            </w:ins>
            <w:ins w:id="38" w:author="famoreno" w:date="2026-03-12T20:14:00Z">
              <w:r w:rsidR="00F97943">
                <w:rPr>
                  <w:rFonts w:ascii="Times New Roman" w:eastAsia="Times New Roman" w:hAnsi="Times New Roman" w:cs="Times New Roman"/>
                  <w:sz w:val="20"/>
                  <w:szCs w:val="20"/>
                  <w:lang w:val="es-ES"/>
                </w:rPr>
                <w:t>adicional</w:t>
              </w:r>
            </w:ins>
            <w:ins w:id="39" w:author="famoreno" w:date="2026-03-12T20:13:00Z">
              <w:r w:rsidR="00F97943">
                <w:rPr>
                  <w:rFonts w:ascii="Times New Roman" w:eastAsia="Times New Roman" w:hAnsi="Times New Roman" w:cs="Times New Roman"/>
                  <w:sz w:val="20"/>
                  <w:szCs w:val="20"/>
                  <w:lang w:val="es-ES"/>
                </w:rPr>
                <w:t xml:space="preserve"> a la </w:t>
              </w:r>
            </w:ins>
            <w:ins w:id="40" w:author="famoreno" w:date="2026-03-12T20:14:00Z">
              <w:r w:rsidR="00F97943">
                <w:rPr>
                  <w:rFonts w:ascii="Times New Roman" w:eastAsia="Times New Roman" w:hAnsi="Times New Roman" w:cs="Times New Roman"/>
                  <w:sz w:val="20"/>
                  <w:szCs w:val="20"/>
                  <w:lang w:val="es-ES"/>
                </w:rPr>
                <w:t>codificación de aplicaciones</w:t>
              </w:r>
            </w:ins>
            <w:ins w:id="41" w:author="famoreno" w:date="2026-03-12T20:13:00Z">
              <w:r w:rsidR="00F97943">
                <w:rPr>
                  <w:rFonts w:ascii="Times New Roman" w:eastAsia="Times New Roman" w:hAnsi="Times New Roman" w:cs="Times New Roman"/>
                  <w:sz w:val="20"/>
                  <w:szCs w:val="20"/>
                  <w:lang w:val="es-ES"/>
                </w:rPr>
                <w:t xml:space="preserve">. </w:t>
              </w:r>
            </w:ins>
            <w:r w:rsidRPr="003D08AA">
              <w:rPr>
                <w:rFonts w:ascii="Times New Roman" w:eastAsia="Times New Roman" w:hAnsi="Times New Roman" w:cs="Times New Roman"/>
                <w:sz w:val="20"/>
                <w:szCs w:val="20"/>
                <w:lang w:val="es-ES"/>
              </w:rPr>
              <w:t xml:space="preserve">Existe, por tanto, una </w:t>
            </w:r>
            <w:ins w:id="42" w:author="famoreno" w:date="2026-03-12T20:14:00Z">
              <w:r w:rsidR="00F97943">
                <w:rPr>
                  <w:rFonts w:ascii="Times New Roman" w:eastAsia="Times New Roman" w:hAnsi="Times New Roman" w:cs="Times New Roman"/>
                  <w:sz w:val="20"/>
                  <w:szCs w:val="20"/>
                  <w:lang w:val="es-ES"/>
                </w:rPr>
                <w:t xml:space="preserve">justificación clara </w:t>
              </w:r>
            </w:ins>
            <w:del w:id="43" w:author="famoreno" w:date="2026-03-12T20:14:00Z">
              <w:r w:rsidRPr="003D08AA" w:rsidDel="00F97943">
                <w:rPr>
                  <w:rFonts w:ascii="Times New Roman" w:eastAsia="Times New Roman" w:hAnsi="Times New Roman" w:cs="Times New Roman"/>
                  <w:sz w:val="20"/>
                  <w:szCs w:val="20"/>
                  <w:lang w:val="es-ES"/>
                </w:rPr>
                <w:delText>necesidad técnica</w:delText>
              </w:r>
            </w:del>
            <w:ins w:id="44" w:author="famoreno" w:date="2026-03-12T20:14:00Z">
              <w:r w:rsidR="00F97943">
                <w:rPr>
                  <w:rFonts w:ascii="Times New Roman" w:eastAsia="Times New Roman" w:hAnsi="Times New Roman" w:cs="Times New Roman"/>
                  <w:sz w:val="20"/>
                  <w:szCs w:val="20"/>
                  <w:lang w:val="es-ES"/>
                </w:rPr>
                <w:t>para</w:t>
              </w:r>
            </w:ins>
            <w:r w:rsidRPr="003D08AA">
              <w:rPr>
                <w:rFonts w:ascii="Times New Roman" w:eastAsia="Times New Roman" w:hAnsi="Times New Roman" w:cs="Times New Roman"/>
                <w:sz w:val="20"/>
                <w:szCs w:val="20"/>
                <w:lang w:val="es-ES"/>
              </w:rPr>
              <w:t xml:space="preserve"> </w:t>
            </w:r>
            <w:del w:id="45" w:author="famoreno" w:date="2026-03-12T20:14:00Z">
              <w:r w:rsidRPr="003D08AA" w:rsidDel="00F97943">
                <w:rPr>
                  <w:rFonts w:ascii="Times New Roman" w:eastAsia="Times New Roman" w:hAnsi="Times New Roman" w:cs="Times New Roman"/>
                  <w:sz w:val="20"/>
                  <w:szCs w:val="20"/>
                  <w:lang w:val="es-ES"/>
                </w:rPr>
                <w:delText xml:space="preserve">de </w:delText>
              </w:r>
            </w:del>
          </w:p>
          <w:p w14:paraId="1E8DC9A1" w14:textId="1CD1788F" w:rsidR="003D08AA" w:rsidRDefault="003D08AA" w:rsidP="007960D6">
            <w:pPr>
              <w:jc w:val="both"/>
              <w:rPr>
                <w:rFonts w:ascii="Times New Roman" w:eastAsia="Times New Roman" w:hAnsi="Times New Roman" w:cs="Times New Roman"/>
                <w:sz w:val="20"/>
                <w:szCs w:val="20"/>
                <w:lang w:val="es-ES"/>
              </w:rPr>
            </w:pPr>
            <w:r w:rsidRPr="003D08AA">
              <w:rPr>
                <w:rFonts w:ascii="Times New Roman" w:eastAsia="Times New Roman" w:hAnsi="Times New Roman" w:cs="Times New Roman"/>
                <w:sz w:val="20"/>
                <w:szCs w:val="20"/>
                <w:lang w:val="es-ES"/>
              </w:rPr>
              <w:t xml:space="preserve">estudiar y evaluar </w:t>
            </w:r>
            <w:ins w:id="46" w:author="famoreno" w:date="2026-03-12T20:14:00Z">
              <w:r w:rsidR="00F97943">
                <w:rPr>
                  <w:rFonts w:ascii="Times New Roman" w:eastAsia="Times New Roman" w:hAnsi="Times New Roman" w:cs="Times New Roman"/>
                  <w:sz w:val="20"/>
                  <w:szCs w:val="20"/>
                  <w:lang w:val="es-ES"/>
                </w:rPr>
                <w:t>sistemas externos a los PLCs capaces de ejecutar programas de visi</w:t>
              </w:r>
            </w:ins>
            <w:ins w:id="47" w:author="famoreno" w:date="2026-03-12T20:15:00Z">
              <w:r w:rsidR="00F97943">
                <w:rPr>
                  <w:rFonts w:ascii="Times New Roman" w:eastAsia="Times New Roman" w:hAnsi="Times New Roman" w:cs="Times New Roman"/>
                  <w:sz w:val="20"/>
                  <w:szCs w:val="20"/>
                  <w:lang w:val="es-ES"/>
                </w:rPr>
                <w:t>ón artificial que sean capaces de comunicarse con los propios controladores, descargando a estos del cómputo asociado a la visión</w:t>
              </w:r>
              <w:r w:rsidR="00375EDA">
                <w:rPr>
                  <w:rFonts w:ascii="Times New Roman" w:eastAsia="Times New Roman" w:hAnsi="Times New Roman" w:cs="Times New Roman"/>
                  <w:sz w:val="20"/>
                  <w:szCs w:val="20"/>
                  <w:lang w:val="es-ES"/>
                </w:rPr>
                <w:t xml:space="preserve">. Este estudio </w:t>
              </w:r>
            </w:ins>
            <w:ins w:id="48" w:author="famoreno" w:date="2026-03-12T20:19:00Z">
              <w:r w:rsidR="00375EDA">
                <w:rPr>
                  <w:rFonts w:ascii="Times New Roman" w:eastAsia="Times New Roman" w:hAnsi="Times New Roman" w:cs="Times New Roman"/>
                  <w:sz w:val="20"/>
                  <w:szCs w:val="20"/>
                  <w:lang w:val="es-ES"/>
                </w:rPr>
                <w:t xml:space="preserve">también se extiende a </w:t>
              </w:r>
            </w:ins>
            <w:r w:rsidRPr="003D08AA">
              <w:rPr>
                <w:rFonts w:ascii="Times New Roman" w:eastAsia="Times New Roman" w:hAnsi="Times New Roman" w:cs="Times New Roman"/>
                <w:sz w:val="20"/>
                <w:szCs w:val="20"/>
                <w:lang w:val="es-ES"/>
              </w:rPr>
              <w:t xml:space="preserve">los protocolos de comunicación industrial más adecuados para </w:t>
            </w:r>
            <w:del w:id="49" w:author="famoreno" w:date="2026-03-12T20:20:00Z">
              <w:r w:rsidRPr="003D08AA" w:rsidDel="00375EDA">
                <w:rPr>
                  <w:rFonts w:ascii="Times New Roman" w:eastAsia="Times New Roman" w:hAnsi="Times New Roman" w:cs="Times New Roman"/>
                  <w:sz w:val="20"/>
                  <w:szCs w:val="20"/>
                  <w:lang w:val="es-ES"/>
                </w:rPr>
                <w:delText xml:space="preserve">este </w:delText>
              </w:r>
            </w:del>
            <w:ins w:id="50" w:author="famoreno" w:date="2026-03-12T20:20:00Z">
              <w:r w:rsidR="00375EDA">
                <w:rPr>
                  <w:rFonts w:ascii="Times New Roman" w:eastAsia="Times New Roman" w:hAnsi="Times New Roman" w:cs="Times New Roman"/>
                  <w:sz w:val="20"/>
                  <w:szCs w:val="20"/>
                  <w:lang w:val="es-ES"/>
                </w:rPr>
                <w:t>el</w:t>
              </w:r>
              <w:r w:rsidR="00375EDA" w:rsidRPr="003D08AA">
                <w:rPr>
                  <w:rFonts w:ascii="Times New Roman" w:eastAsia="Times New Roman" w:hAnsi="Times New Roman" w:cs="Times New Roman"/>
                  <w:sz w:val="20"/>
                  <w:szCs w:val="20"/>
                  <w:lang w:val="es-ES"/>
                </w:rPr>
                <w:t xml:space="preserve"> </w:t>
              </w:r>
            </w:ins>
            <w:r w:rsidRPr="003D08AA">
              <w:rPr>
                <w:rFonts w:ascii="Times New Roman" w:eastAsia="Times New Roman" w:hAnsi="Times New Roman" w:cs="Times New Roman"/>
                <w:sz w:val="20"/>
                <w:szCs w:val="20"/>
                <w:lang w:val="es-ES"/>
              </w:rPr>
              <w:t xml:space="preserve">intercambio de datos, asegurando que la decisión tomada por </w:t>
            </w:r>
            <w:r>
              <w:rPr>
                <w:rFonts w:ascii="Times New Roman" w:eastAsia="Times New Roman" w:hAnsi="Times New Roman" w:cs="Times New Roman"/>
                <w:sz w:val="20"/>
                <w:szCs w:val="20"/>
                <w:lang w:val="es-ES"/>
              </w:rPr>
              <w:t xml:space="preserve">el sistema </w:t>
            </w:r>
            <w:r w:rsidRPr="003D08AA">
              <w:rPr>
                <w:rFonts w:ascii="Times New Roman" w:eastAsia="Times New Roman" w:hAnsi="Times New Roman" w:cs="Times New Roman"/>
                <w:sz w:val="20"/>
                <w:szCs w:val="20"/>
                <w:lang w:val="es-ES"/>
              </w:rPr>
              <w:t>se traduzca en una acción física inmediata sobre la cadena de producción.</w:t>
            </w:r>
          </w:p>
          <w:p w14:paraId="3D78A8D3" w14:textId="3F979CA8" w:rsidR="003D08AA" w:rsidDel="00375EDA" w:rsidRDefault="003D08AA" w:rsidP="007960D6">
            <w:pPr>
              <w:jc w:val="both"/>
              <w:rPr>
                <w:del w:id="51" w:author="famoreno" w:date="2026-03-12T20:20:00Z"/>
                <w:rFonts w:ascii="Times New Roman" w:eastAsia="Times New Roman" w:hAnsi="Times New Roman" w:cs="Times New Roman"/>
                <w:sz w:val="20"/>
                <w:szCs w:val="20"/>
                <w:lang w:val="es-ES"/>
              </w:rPr>
            </w:pPr>
          </w:p>
          <w:p w14:paraId="5E4D484D" w14:textId="77777777" w:rsidR="003D08AA" w:rsidRPr="000E2F9A" w:rsidRDefault="003D08AA" w:rsidP="007960D6">
            <w:pPr>
              <w:jc w:val="both"/>
              <w:rPr>
                <w:rFonts w:ascii="Times New Roman" w:eastAsia="Times New Roman" w:hAnsi="Times New Roman" w:cs="Times New Roman"/>
                <w:sz w:val="20"/>
                <w:szCs w:val="20"/>
                <w:lang w:val="es-ES"/>
              </w:rPr>
            </w:pPr>
          </w:p>
        </w:tc>
      </w:tr>
    </w:tbl>
    <w:p w14:paraId="2249A9B3" w14:textId="77777777" w:rsidR="003D08AA" w:rsidRPr="003D08AA" w:rsidRDefault="003D08AA">
      <w:pPr>
        <w:rPr>
          <w:rFonts w:ascii="Times New Roman" w:eastAsia="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0455"/>
      </w:tblGrid>
      <w:tr w:rsidR="00D5164C" w:rsidRPr="00D5164C" w14:paraId="1BAEB050" w14:textId="77777777" w:rsidTr="00F866C8">
        <w:trPr>
          <w:trHeight w:val="304"/>
        </w:trPr>
        <w:tc>
          <w:tcPr>
            <w:tcW w:w="10605" w:type="dxa"/>
            <w:shd w:val="clear" w:color="auto" w:fill="000000" w:themeFill="text1"/>
          </w:tcPr>
          <w:p w14:paraId="66B07CC0" w14:textId="77777777" w:rsidR="00D5164C" w:rsidRPr="00D5164C" w:rsidRDefault="00F866C8" w:rsidP="006D4735">
            <w:pPr>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OBJETIVOS</w:t>
            </w:r>
          </w:p>
        </w:tc>
      </w:tr>
      <w:tr w:rsidR="009C72FB" w:rsidRPr="00F97943" w14:paraId="245C9CC2" w14:textId="77777777" w:rsidTr="006D4735">
        <w:tc>
          <w:tcPr>
            <w:tcW w:w="10605" w:type="dxa"/>
            <w:shd w:val="clear" w:color="auto" w:fill="D9D9D9" w:themeFill="background1" w:themeFillShade="D9"/>
          </w:tcPr>
          <w:p w14:paraId="17AEB4D9" w14:textId="1B0F2E90" w:rsidR="00682EBD" w:rsidRPr="0083718D" w:rsidRDefault="009C72FB" w:rsidP="0083718D">
            <w:pPr>
              <w:jc w:val="both"/>
              <w:rPr>
                <w:lang w:val="es-ES"/>
              </w:rPr>
            </w:pPr>
            <w:r>
              <w:rPr>
                <w:rFonts w:ascii="Times New Roman" w:eastAsia="Times New Roman" w:hAnsi="Times New Roman" w:cs="Times New Roman"/>
                <w:i/>
                <w:sz w:val="24"/>
                <w:szCs w:val="24"/>
                <w:lang w:val="es-ES"/>
              </w:rPr>
              <w:t>Descripción detallada de en qué consistirá el TFG</w:t>
            </w:r>
            <w:r w:rsidR="00205EE6">
              <w:rPr>
                <w:rFonts w:ascii="Times New Roman" w:eastAsia="Times New Roman" w:hAnsi="Times New Roman" w:cs="Times New Roman"/>
                <w:i/>
                <w:sz w:val="24"/>
                <w:szCs w:val="24"/>
                <w:lang w:val="es-ES"/>
              </w:rPr>
              <w:t xml:space="preserve">. </w:t>
            </w:r>
          </w:p>
        </w:tc>
      </w:tr>
      <w:tr w:rsidR="00D5164C" w:rsidRPr="00F97943" w14:paraId="01891540" w14:textId="77777777" w:rsidTr="005F0D28">
        <w:trPr>
          <w:trHeight w:val="1139"/>
        </w:trPr>
        <w:tc>
          <w:tcPr>
            <w:tcW w:w="10605" w:type="dxa"/>
          </w:tcPr>
          <w:p w14:paraId="7C97BCA8" w14:textId="77777777" w:rsidR="00CD3358" w:rsidRDefault="00CD3358" w:rsidP="007960D6">
            <w:pPr>
              <w:jc w:val="both"/>
              <w:rPr>
                <w:rFonts w:ascii="Times New Roman" w:hAnsi="Times New Roman" w:cs="Times New Roman"/>
                <w:sz w:val="20"/>
                <w:szCs w:val="20"/>
                <w:lang w:val="es-ES"/>
              </w:rPr>
            </w:pPr>
          </w:p>
          <w:p w14:paraId="43C1E03D" w14:textId="54BB1E0D" w:rsidR="003D08AA" w:rsidRDefault="003D08AA" w:rsidP="007960D6">
            <w:pPr>
              <w:jc w:val="both"/>
              <w:rPr>
                <w:rFonts w:ascii="Times New Roman" w:hAnsi="Times New Roman" w:cs="Times New Roman"/>
                <w:sz w:val="20"/>
                <w:szCs w:val="20"/>
                <w:lang w:val="es-ES"/>
              </w:rPr>
            </w:pPr>
            <w:r>
              <w:rPr>
                <w:rFonts w:ascii="Times New Roman" w:hAnsi="Times New Roman" w:cs="Times New Roman"/>
                <w:sz w:val="20"/>
                <w:szCs w:val="20"/>
                <w:lang w:val="es-ES"/>
              </w:rPr>
              <w:t>El objetivo principal de este Trabajo de Fin de Grado consiste en el diseño, desarrollo e implementación de un sistema de visión artificial externo para el control de calidad automatizado en una línea de fabricación flexible (FMS), integrando el procesamiento de imágenes median</w:t>
            </w:r>
            <w:r w:rsidR="005D64B6">
              <w:rPr>
                <w:rFonts w:ascii="Times New Roman" w:hAnsi="Times New Roman" w:cs="Times New Roman"/>
                <w:sz w:val="20"/>
                <w:szCs w:val="20"/>
                <w:lang w:val="es-ES"/>
              </w:rPr>
              <w:t>t</w:t>
            </w:r>
            <w:r>
              <w:rPr>
                <w:rFonts w:ascii="Times New Roman" w:hAnsi="Times New Roman" w:cs="Times New Roman"/>
                <w:sz w:val="20"/>
                <w:szCs w:val="20"/>
                <w:lang w:val="es-ES"/>
              </w:rPr>
              <w:t xml:space="preserve">e </w:t>
            </w:r>
            <w:r w:rsidR="005D64B6">
              <w:rPr>
                <w:rFonts w:ascii="Times New Roman" w:hAnsi="Times New Roman" w:cs="Times New Roman"/>
                <w:sz w:val="20"/>
                <w:szCs w:val="20"/>
                <w:lang w:val="es-ES"/>
              </w:rPr>
              <w:t>un sistema de visión</w:t>
            </w:r>
            <w:r>
              <w:rPr>
                <w:rFonts w:ascii="Times New Roman" w:hAnsi="Times New Roman" w:cs="Times New Roman"/>
                <w:sz w:val="20"/>
                <w:szCs w:val="20"/>
                <w:lang w:val="es-ES"/>
              </w:rPr>
              <w:t xml:space="preserve"> con la lógica de control de un PLC para la toma de decisiones en tiempo real.</w:t>
            </w:r>
            <w:ins w:id="52" w:author="famoreno" w:date="2026-03-12T20:21:00Z">
              <w:r w:rsidR="00375EDA">
                <w:rPr>
                  <w:rFonts w:ascii="Times New Roman" w:hAnsi="Times New Roman" w:cs="Times New Roman"/>
                  <w:sz w:val="20"/>
                  <w:szCs w:val="20"/>
                  <w:lang w:val="es-ES"/>
                </w:rPr>
                <w:t xml:space="preserve"> El sistema se implementará sobre el sistema FMS200 de SMC International Training disponible en el laboratorio de automatización perteneciente al departamento de Ingeniería de Sistemas y Automática.</w:t>
              </w:r>
            </w:ins>
          </w:p>
          <w:p w14:paraId="1A8A197F" w14:textId="77777777" w:rsidR="005F0D28" w:rsidRDefault="005F0D28" w:rsidP="007960D6">
            <w:pPr>
              <w:jc w:val="both"/>
              <w:rPr>
                <w:rFonts w:ascii="Times New Roman" w:hAnsi="Times New Roman" w:cs="Times New Roman"/>
                <w:sz w:val="20"/>
                <w:szCs w:val="20"/>
                <w:lang w:val="es-ES"/>
              </w:rPr>
            </w:pPr>
          </w:p>
          <w:p w14:paraId="1FA8ADAE" w14:textId="77777777" w:rsidR="005F0D28" w:rsidRDefault="005F0D28" w:rsidP="007960D6">
            <w:pPr>
              <w:jc w:val="both"/>
              <w:rPr>
                <w:rFonts w:ascii="Times New Roman" w:hAnsi="Times New Roman" w:cs="Times New Roman"/>
                <w:sz w:val="20"/>
                <w:szCs w:val="20"/>
                <w:lang w:val="es-ES"/>
              </w:rPr>
            </w:pPr>
          </w:p>
          <w:p w14:paraId="0FF69399" w14:textId="1BA38EF9" w:rsidR="005F0D28" w:rsidRPr="000E2F9A" w:rsidRDefault="005F0D28" w:rsidP="007960D6">
            <w:pPr>
              <w:jc w:val="both"/>
              <w:rPr>
                <w:rFonts w:ascii="Times New Roman" w:hAnsi="Times New Roman" w:cs="Times New Roman"/>
                <w:sz w:val="20"/>
                <w:szCs w:val="20"/>
                <w:lang w:val="es-ES"/>
              </w:rPr>
            </w:pPr>
          </w:p>
        </w:tc>
      </w:tr>
    </w:tbl>
    <w:p w14:paraId="242D69FA" w14:textId="44272F54" w:rsidR="000A3A33" w:rsidRDefault="000A3A33">
      <w:pPr>
        <w:rPr>
          <w:lang w:val="es-ES"/>
        </w:rPr>
      </w:pPr>
    </w:p>
    <w:p w14:paraId="2C1A6EE1" w14:textId="77777777" w:rsidR="005F0D28" w:rsidRPr="0083718D" w:rsidRDefault="005F0D28">
      <w:pPr>
        <w:rPr>
          <w:lang w:val="es-ES"/>
        </w:rPr>
      </w:pPr>
    </w:p>
    <w:tbl>
      <w:tblPr>
        <w:tblStyle w:val="Tablaconcuadrcula"/>
        <w:tblW w:w="0" w:type="auto"/>
        <w:tblLook w:val="04A0" w:firstRow="1" w:lastRow="0" w:firstColumn="1" w:lastColumn="0" w:noHBand="0" w:noVBand="1"/>
      </w:tblPr>
      <w:tblGrid>
        <w:gridCol w:w="10455"/>
      </w:tblGrid>
      <w:tr w:rsidR="00837412" w:rsidRPr="00A30E4F" w14:paraId="38C1AE58" w14:textId="77777777" w:rsidTr="006D4735">
        <w:tc>
          <w:tcPr>
            <w:tcW w:w="10598" w:type="dxa"/>
            <w:shd w:val="clear" w:color="auto" w:fill="000000" w:themeFill="text1"/>
          </w:tcPr>
          <w:p w14:paraId="7D4770DC" w14:textId="4CD37BC4" w:rsidR="00837412" w:rsidRPr="00D5164C" w:rsidRDefault="00A30E4F" w:rsidP="0096687A">
            <w:pPr>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PLAN</w:t>
            </w:r>
            <w:r w:rsidR="00837412">
              <w:rPr>
                <w:rFonts w:ascii="Times New Roman" w:eastAsia="Times New Roman" w:hAnsi="Times New Roman" w:cs="Times New Roman"/>
                <w:b/>
                <w:sz w:val="24"/>
                <w:szCs w:val="24"/>
                <w:lang w:val="es-ES"/>
              </w:rPr>
              <w:t xml:space="preserve"> DE TRABAJO</w:t>
            </w:r>
          </w:p>
        </w:tc>
      </w:tr>
      <w:tr w:rsidR="00837412" w:rsidRPr="00D5164C" w14:paraId="2FBB42AB" w14:textId="77777777" w:rsidTr="009A070A">
        <w:tc>
          <w:tcPr>
            <w:tcW w:w="10598" w:type="dxa"/>
            <w:tcBorders>
              <w:bottom w:val="single" w:sz="4" w:space="0" w:color="auto"/>
            </w:tcBorders>
          </w:tcPr>
          <w:p w14:paraId="794A3AB6" w14:textId="77777777" w:rsidR="00837412" w:rsidRPr="00837412" w:rsidRDefault="00837412" w:rsidP="006D4735">
            <w:pPr>
              <w:rPr>
                <w:rFonts w:ascii="Times New Roman" w:eastAsia="Times New Roman" w:hAnsi="Times New Roman" w:cs="Times New Roman"/>
                <w:b/>
                <w:sz w:val="24"/>
                <w:szCs w:val="24"/>
                <w:lang w:val="es-ES"/>
              </w:rPr>
            </w:pPr>
            <w:r w:rsidRPr="00837412">
              <w:rPr>
                <w:rFonts w:ascii="Times New Roman" w:eastAsia="Times New Roman" w:hAnsi="Times New Roman" w:cs="Times New Roman"/>
                <w:b/>
                <w:sz w:val="24"/>
                <w:szCs w:val="24"/>
                <w:lang w:val="es-ES"/>
              </w:rPr>
              <w:t>METODOLOGÍA:</w:t>
            </w:r>
          </w:p>
        </w:tc>
      </w:tr>
      <w:tr w:rsidR="00837412" w:rsidRPr="00F97943" w14:paraId="21D7A499" w14:textId="77777777" w:rsidTr="009A070A">
        <w:trPr>
          <w:trHeight w:val="332"/>
        </w:trPr>
        <w:tc>
          <w:tcPr>
            <w:tcW w:w="10598" w:type="dxa"/>
            <w:shd w:val="clear" w:color="auto" w:fill="D9D9D9" w:themeFill="background1" w:themeFillShade="D9"/>
          </w:tcPr>
          <w:p w14:paraId="3DF958FD" w14:textId="77777777" w:rsidR="00837412" w:rsidRPr="00D5164C" w:rsidRDefault="00837412" w:rsidP="009C72FB">
            <w:pPr>
              <w:jc w:val="both"/>
              <w:rPr>
                <w:rFonts w:ascii="Times New Roman" w:eastAsia="Times New Roman" w:hAnsi="Times New Roman" w:cs="Times New Roman"/>
                <w:sz w:val="24"/>
                <w:szCs w:val="24"/>
                <w:lang w:val="es-ES"/>
              </w:rPr>
            </w:pPr>
            <w:r>
              <w:rPr>
                <w:rFonts w:ascii="Times New Roman" w:eastAsia="Times New Roman" w:hAnsi="Times New Roman" w:cs="Times New Roman"/>
                <w:i/>
                <w:sz w:val="24"/>
                <w:szCs w:val="24"/>
                <w:lang w:val="es-ES"/>
              </w:rPr>
              <w:t xml:space="preserve">Descripción de la metodología empleada en el desarrollo del TFG. </w:t>
            </w:r>
            <w:r w:rsidR="002E45EC">
              <w:rPr>
                <w:rFonts w:ascii="Times New Roman" w:eastAsia="Times New Roman" w:hAnsi="Times New Roman" w:cs="Times New Roman"/>
                <w:i/>
                <w:sz w:val="24"/>
                <w:szCs w:val="24"/>
                <w:lang w:val="es-ES"/>
              </w:rPr>
              <w:t xml:space="preserve">Especificar cómo se va a desarrollar. </w:t>
            </w:r>
            <w:r>
              <w:rPr>
                <w:rFonts w:ascii="Times New Roman" w:eastAsia="Times New Roman" w:hAnsi="Times New Roman" w:cs="Times New Roman"/>
                <w:i/>
                <w:sz w:val="24"/>
                <w:szCs w:val="24"/>
                <w:lang w:val="es-ES"/>
              </w:rPr>
              <w:t>Concretar si se trata de alguna metodología existente y, en caso contrario,</w:t>
            </w:r>
            <w:r w:rsidR="00CD3358">
              <w:rPr>
                <w:rFonts w:ascii="Times New Roman" w:eastAsia="Times New Roman" w:hAnsi="Times New Roman" w:cs="Times New Roman"/>
                <w:i/>
                <w:sz w:val="24"/>
                <w:szCs w:val="24"/>
                <w:lang w:val="es-ES"/>
              </w:rPr>
              <w:t xml:space="preserve"> describir y</w:t>
            </w:r>
            <w:r>
              <w:rPr>
                <w:rFonts w:ascii="Times New Roman" w:eastAsia="Times New Roman" w:hAnsi="Times New Roman" w:cs="Times New Roman"/>
                <w:i/>
                <w:sz w:val="24"/>
                <w:szCs w:val="24"/>
                <w:lang w:val="es-ES"/>
              </w:rPr>
              <w:t xml:space="preserve"> justificar adecuadamente</w:t>
            </w:r>
            <w:r w:rsidR="00CD3358">
              <w:rPr>
                <w:rFonts w:ascii="Times New Roman" w:eastAsia="Times New Roman" w:hAnsi="Times New Roman" w:cs="Times New Roman"/>
                <w:i/>
                <w:sz w:val="24"/>
                <w:szCs w:val="24"/>
                <w:lang w:val="es-ES"/>
              </w:rPr>
              <w:t xml:space="preserve"> los métodos que se aplicarán</w:t>
            </w:r>
            <w:r>
              <w:rPr>
                <w:rFonts w:ascii="Times New Roman" w:eastAsia="Times New Roman" w:hAnsi="Times New Roman" w:cs="Times New Roman"/>
                <w:i/>
                <w:sz w:val="24"/>
                <w:szCs w:val="24"/>
                <w:lang w:val="es-ES"/>
              </w:rPr>
              <w:t>.</w:t>
            </w:r>
          </w:p>
        </w:tc>
      </w:tr>
      <w:tr w:rsidR="00837412" w:rsidRPr="00F97943" w14:paraId="6715E668" w14:textId="77777777" w:rsidTr="00837412">
        <w:trPr>
          <w:trHeight w:val="1492"/>
        </w:trPr>
        <w:tc>
          <w:tcPr>
            <w:tcW w:w="10598" w:type="dxa"/>
          </w:tcPr>
          <w:p w14:paraId="75B5EB2D" w14:textId="77777777" w:rsidR="00837412" w:rsidRDefault="00837412" w:rsidP="007960D6">
            <w:pPr>
              <w:jc w:val="both"/>
              <w:rPr>
                <w:rFonts w:ascii="Times New Roman" w:eastAsia="Times New Roman" w:hAnsi="Times New Roman" w:cs="Times New Roman"/>
                <w:sz w:val="20"/>
                <w:szCs w:val="20"/>
                <w:lang w:val="es-ES"/>
              </w:rPr>
            </w:pPr>
          </w:p>
          <w:p w14:paraId="6C3E79C4" w14:textId="75884350" w:rsidR="00A30E4F" w:rsidRDefault="008D0FEB" w:rsidP="007960D6">
            <w:pPr>
              <w:jc w:val="both"/>
              <w:rPr>
                <w:rFonts w:ascii="Times New Roman" w:eastAsia="Times New Roman" w:hAnsi="Times New Roman" w:cs="Times New Roman"/>
                <w:sz w:val="20"/>
                <w:szCs w:val="20"/>
                <w:lang w:val="es-ES"/>
              </w:rPr>
            </w:pPr>
            <w:r>
              <w:rPr>
                <w:rFonts w:ascii="Times New Roman" w:eastAsia="Times New Roman" w:hAnsi="Times New Roman" w:cs="Times New Roman"/>
                <w:sz w:val="20"/>
                <w:szCs w:val="20"/>
                <w:lang w:val="es-ES"/>
              </w:rPr>
              <w:t xml:space="preserve">Para el desarrollo de este proyecto se aplicará una metodología basada en el </w:t>
            </w:r>
            <w:r>
              <w:rPr>
                <w:rFonts w:ascii="Times New Roman" w:eastAsia="Times New Roman" w:hAnsi="Times New Roman" w:cs="Times New Roman"/>
                <w:b/>
                <w:bCs/>
                <w:sz w:val="20"/>
                <w:szCs w:val="20"/>
                <w:lang w:val="es-ES"/>
              </w:rPr>
              <w:t xml:space="preserve">diseño orientado a prototipos </w:t>
            </w:r>
            <w:r>
              <w:rPr>
                <w:rFonts w:ascii="Times New Roman" w:eastAsia="Times New Roman" w:hAnsi="Times New Roman" w:cs="Times New Roman"/>
                <w:sz w:val="20"/>
                <w:szCs w:val="20"/>
                <w:lang w:val="es-ES"/>
              </w:rPr>
              <w:t xml:space="preserve">y el </w:t>
            </w:r>
            <w:r>
              <w:rPr>
                <w:rFonts w:ascii="Times New Roman" w:eastAsia="Times New Roman" w:hAnsi="Times New Roman" w:cs="Times New Roman"/>
                <w:b/>
                <w:bCs/>
                <w:sz w:val="20"/>
                <w:szCs w:val="20"/>
                <w:lang w:val="es-ES"/>
              </w:rPr>
              <w:t>ciclo de desarrollo iterativo</w:t>
            </w:r>
            <w:r>
              <w:rPr>
                <w:rFonts w:ascii="Times New Roman" w:eastAsia="Times New Roman" w:hAnsi="Times New Roman" w:cs="Times New Roman"/>
                <w:sz w:val="20"/>
                <w:szCs w:val="20"/>
                <w:lang w:val="es-ES"/>
              </w:rPr>
              <w:t>. Dado el carácter técnico y multidisciplinar del trabajo, el proceso se dividirá en las siguientes fases metodológicas:</w:t>
            </w:r>
          </w:p>
          <w:p w14:paraId="060753A5" w14:textId="063675A6" w:rsidR="008D0FEB" w:rsidRDefault="008D0FEB" w:rsidP="008D0FEB">
            <w:pPr>
              <w:pStyle w:val="Prrafodelista"/>
              <w:numPr>
                <w:ilvl w:val="0"/>
                <w:numId w:val="5"/>
              </w:numPr>
              <w:jc w:val="both"/>
              <w:rPr>
                <w:rFonts w:ascii="Times New Roman" w:eastAsia="Times New Roman" w:hAnsi="Times New Roman" w:cs="Times New Roman"/>
                <w:sz w:val="20"/>
                <w:szCs w:val="20"/>
                <w:lang w:val="es-ES"/>
              </w:rPr>
            </w:pPr>
            <w:r>
              <w:rPr>
                <w:rFonts w:ascii="Times New Roman" w:eastAsia="Times New Roman" w:hAnsi="Times New Roman" w:cs="Times New Roman"/>
                <w:b/>
                <w:bCs/>
                <w:sz w:val="20"/>
                <w:szCs w:val="20"/>
                <w:lang w:val="es-ES"/>
              </w:rPr>
              <w:t>Investigación y Fase de Análisis:</w:t>
            </w:r>
            <w:r>
              <w:rPr>
                <w:rFonts w:ascii="Times New Roman" w:eastAsia="Times New Roman" w:hAnsi="Times New Roman" w:cs="Times New Roman"/>
                <w:sz w:val="20"/>
                <w:szCs w:val="20"/>
                <w:lang w:val="es-ES"/>
              </w:rPr>
              <w:t xml:space="preserve"> </w:t>
            </w:r>
            <w:ins w:id="53" w:author="famoreno" w:date="2026-03-12T20:23:00Z">
              <w:r w:rsidR="00375EDA">
                <w:rPr>
                  <w:rFonts w:ascii="Times New Roman" w:eastAsia="Times New Roman" w:hAnsi="Times New Roman" w:cs="Times New Roman"/>
                  <w:sz w:val="20"/>
                  <w:szCs w:val="20"/>
                  <w:lang w:val="es-ES"/>
                </w:rPr>
                <w:t>Estudio del sistema FMS200 para definir las propiedades del sistema de inspecci</w:t>
              </w:r>
            </w:ins>
            <w:ins w:id="54" w:author="famoreno" w:date="2026-03-12T20:24:00Z">
              <w:r w:rsidR="00375EDA">
                <w:rPr>
                  <w:rFonts w:ascii="Times New Roman" w:eastAsia="Times New Roman" w:hAnsi="Times New Roman" w:cs="Times New Roman"/>
                  <w:sz w:val="20"/>
                  <w:szCs w:val="20"/>
                  <w:lang w:val="es-ES"/>
                </w:rPr>
                <w:t xml:space="preserve">ón de calidad. </w:t>
              </w:r>
            </w:ins>
            <w:r>
              <w:rPr>
                <w:rFonts w:ascii="Times New Roman" w:eastAsia="Times New Roman" w:hAnsi="Times New Roman" w:cs="Times New Roman"/>
                <w:sz w:val="20"/>
                <w:szCs w:val="20"/>
                <w:lang w:val="es-ES"/>
              </w:rPr>
              <w:t xml:space="preserve">Estudio de las tecnologías de visión artificial existentes y análisis comparativo de los </w:t>
            </w:r>
            <w:r w:rsidRPr="008D0FEB">
              <w:rPr>
                <w:rFonts w:ascii="Times New Roman" w:eastAsia="Times New Roman" w:hAnsi="Times New Roman" w:cs="Times New Roman"/>
                <w:sz w:val="20"/>
                <w:szCs w:val="20"/>
                <w:lang w:val="es-ES"/>
              </w:rPr>
              <w:t xml:space="preserve">protocolos de comunicación industrial </w:t>
            </w:r>
            <w:ins w:id="55" w:author="famoreno" w:date="2026-03-12T20:22:00Z">
              <w:r w:rsidR="00375EDA">
                <w:rPr>
                  <w:rFonts w:ascii="Times New Roman" w:eastAsia="Times New Roman" w:hAnsi="Times New Roman" w:cs="Times New Roman"/>
                  <w:sz w:val="20"/>
                  <w:szCs w:val="20"/>
                  <w:lang w:val="es-ES"/>
                </w:rPr>
                <w:t xml:space="preserve">compatibles con el sistema FMS200 </w:t>
              </w:r>
            </w:ins>
            <w:r w:rsidRPr="008D0FEB">
              <w:rPr>
                <w:rFonts w:ascii="Times New Roman" w:eastAsia="Times New Roman" w:hAnsi="Times New Roman" w:cs="Times New Roman"/>
                <w:sz w:val="20"/>
                <w:szCs w:val="20"/>
                <w:lang w:val="es-ES"/>
              </w:rPr>
              <w:t xml:space="preserve">para determinar la solución más </w:t>
            </w:r>
            <w:del w:id="56" w:author="famoreno" w:date="2026-03-12T20:22:00Z">
              <w:r w:rsidRPr="008D0FEB" w:rsidDel="00375EDA">
                <w:rPr>
                  <w:rFonts w:ascii="Times New Roman" w:eastAsia="Times New Roman" w:hAnsi="Times New Roman" w:cs="Times New Roman"/>
                  <w:sz w:val="20"/>
                  <w:szCs w:val="20"/>
                  <w:lang w:val="es-ES"/>
                </w:rPr>
                <w:delText xml:space="preserve">eficiente </w:delText>
              </w:r>
            </w:del>
            <w:ins w:id="57" w:author="famoreno" w:date="2026-03-12T20:22:00Z">
              <w:r w:rsidR="00375EDA">
                <w:rPr>
                  <w:rFonts w:ascii="Times New Roman" w:eastAsia="Times New Roman" w:hAnsi="Times New Roman" w:cs="Times New Roman"/>
                  <w:sz w:val="20"/>
                  <w:szCs w:val="20"/>
                  <w:lang w:val="es-ES"/>
                </w:rPr>
                <w:t>adecuada</w:t>
              </w:r>
              <w:r w:rsidR="00375EDA" w:rsidRPr="008D0FEB">
                <w:rPr>
                  <w:rFonts w:ascii="Times New Roman" w:eastAsia="Times New Roman" w:hAnsi="Times New Roman" w:cs="Times New Roman"/>
                  <w:sz w:val="20"/>
                  <w:szCs w:val="20"/>
                  <w:lang w:val="es-ES"/>
                </w:rPr>
                <w:t xml:space="preserve"> </w:t>
              </w:r>
            </w:ins>
            <w:r w:rsidRPr="008D0FEB">
              <w:rPr>
                <w:rFonts w:ascii="Times New Roman" w:eastAsia="Times New Roman" w:hAnsi="Times New Roman" w:cs="Times New Roman"/>
                <w:sz w:val="20"/>
                <w:szCs w:val="20"/>
                <w:lang w:val="es-ES"/>
              </w:rPr>
              <w:t>para el intercambio de datos entre PC y PLC.</w:t>
            </w:r>
          </w:p>
          <w:p w14:paraId="5BE735FB" w14:textId="77777777" w:rsidR="005F0D28" w:rsidRDefault="005F0D28" w:rsidP="005F0D28">
            <w:pPr>
              <w:pStyle w:val="Prrafodelista"/>
              <w:ind w:left="720"/>
              <w:jc w:val="both"/>
              <w:rPr>
                <w:rFonts w:ascii="Times New Roman" w:eastAsia="Times New Roman" w:hAnsi="Times New Roman" w:cs="Times New Roman"/>
                <w:sz w:val="20"/>
                <w:szCs w:val="20"/>
                <w:lang w:val="es-ES"/>
              </w:rPr>
            </w:pPr>
          </w:p>
          <w:p w14:paraId="3E08FAFA" w14:textId="718987C0" w:rsidR="008D0FEB" w:rsidRDefault="008D0FEB" w:rsidP="008D0FEB">
            <w:pPr>
              <w:pStyle w:val="Prrafodelista"/>
              <w:numPr>
                <w:ilvl w:val="0"/>
                <w:numId w:val="5"/>
              </w:numPr>
              <w:jc w:val="both"/>
              <w:rPr>
                <w:rFonts w:ascii="Times New Roman" w:eastAsia="Times New Roman" w:hAnsi="Times New Roman" w:cs="Times New Roman"/>
                <w:sz w:val="20"/>
                <w:szCs w:val="20"/>
                <w:lang w:val="es-ES"/>
              </w:rPr>
            </w:pPr>
            <w:r w:rsidRPr="008D0FEB">
              <w:rPr>
                <w:rFonts w:ascii="Times New Roman" w:eastAsia="Times New Roman" w:hAnsi="Times New Roman" w:cs="Times New Roman"/>
                <w:b/>
                <w:bCs/>
                <w:sz w:val="20"/>
                <w:szCs w:val="20"/>
                <w:lang w:val="es-ES"/>
              </w:rPr>
              <w:t>Diseño y Desarrollo de Software:</w:t>
            </w:r>
            <w:r w:rsidRPr="008D0FEB">
              <w:rPr>
                <w:rFonts w:ascii="Times New Roman" w:eastAsia="Times New Roman" w:hAnsi="Times New Roman" w:cs="Times New Roman"/>
                <w:sz w:val="20"/>
                <w:szCs w:val="20"/>
                <w:lang w:val="es-ES"/>
              </w:rPr>
              <w:t xml:space="preserve"> </w:t>
            </w:r>
            <w:ins w:id="58" w:author="famoreno" w:date="2026-03-12T20:23:00Z">
              <w:r w:rsidR="00375EDA">
                <w:rPr>
                  <w:rFonts w:ascii="Times New Roman" w:eastAsia="Times New Roman" w:hAnsi="Times New Roman" w:cs="Times New Roman"/>
                  <w:sz w:val="20"/>
                  <w:szCs w:val="20"/>
                  <w:lang w:val="es-ES"/>
                </w:rPr>
                <w:t xml:space="preserve">Se implementará el programa </w:t>
              </w:r>
            </w:ins>
            <w:ins w:id="59" w:author="famoreno" w:date="2026-03-12T20:24:00Z">
              <w:r w:rsidR="00375EDA">
                <w:rPr>
                  <w:rFonts w:ascii="Times New Roman" w:eastAsia="Times New Roman" w:hAnsi="Times New Roman" w:cs="Times New Roman"/>
                  <w:sz w:val="20"/>
                  <w:szCs w:val="20"/>
                  <w:lang w:val="es-ES"/>
                </w:rPr>
                <w:t xml:space="preserve">principal de control de calidad visual y el sistema de comunicaciones con el PLC. </w:t>
              </w:r>
            </w:ins>
            <w:r w:rsidR="007278AD" w:rsidRPr="007278AD">
              <w:rPr>
                <w:rFonts w:ascii="Times New Roman" w:eastAsia="Times New Roman" w:hAnsi="Times New Roman" w:cs="Times New Roman"/>
                <w:sz w:val="20"/>
                <w:szCs w:val="20"/>
                <w:lang w:val="es-ES"/>
              </w:rPr>
              <w:t xml:space="preserve">Se empleará el lenguaje de programación </w:t>
            </w:r>
            <w:r w:rsidR="007278AD" w:rsidRPr="007278AD">
              <w:rPr>
                <w:rFonts w:ascii="Times New Roman" w:eastAsia="Times New Roman" w:hAnsi="Times New Roman" w:cs="Times New Roman"/>
                <w:b/>
                <w:bCs/>
                <w:sz w:val="20"/>
                <w:szCs w:val="20"/>
                <w:lang w:val="es-ES"/>
              </w:rPr>
              <w:t>Python</w:t>
            </w:r>
            <w:r w:rsidR="007278AD" w:rsidRPr="007278AD">
              <w:rPr>
                <w:rFonts w:ascii="Times New Roman" w:eastAsia="Times New Roman" w:hAnsi="Times New Roman" w:cs="Times New Roman"/>
                <w:sz w:val="20"/>
                <w:szCs w:val="20"/>
                <w:lang w:val="es-ES"/>
              </w:rPr>
              <w:t xml:space="preserve"> por su versatilidad y la disponibilidad de librerías especializadas (como OpenCV o PyTorch/TensorFlow). Esto permitirá el procesado de imágenes en tiempo real y la implementación de algoritmos de detección adaptados a la geometría de las piezas.</w:t>
            </w:r>
          </w:p>
          <w:p w14:paraId="60CD634E" w14:textId="77777777" w:rsidR="005F0D28" w:rsidRPr="005F0D28" w:rsidRDefault="005F0D28" w:rsidP="005F0D28">
            <w:pPr>
              <w:jc w:val="both"/>
              <w:rPr>
                <w:rFonts w:ascii="Times New Roman" w:eastAsia="Times New Roman" w:hAnsi="Times New Roman" w:cs="Times New Roman"/>
                <w:sz w:val="20"/>
                <w:szCs w:val="20"/>
                <w:lang w:val="es-ES"/>
              </w:rPr>
            </w:pPr>
          </w:p>
          <w:p w14:paraId="7991219B" w14:textId="0A23BAB7" w:rsidR="008D0FEB" w:rsidRDefault="008D0FEB" w:rsidP="008D0FEB">
            <w:pPr>
              <w:pStyle w:val="Prrafodelista"/>
              <w:numPr>
                <w:ilvl w:val="0"/>
                <w:numId w:val="5"/>
              </w:numPr>
              <w:jc w:val="both"/>
              <w:rPr>
                <w:rFonts w:ascii="Times New Roman" w:eastAsia="Times New Roman" w:hAnsi="Times New Roman" w:cs="Times New Roman"/>
                <w:sz w:val="20"/>
                <w:szCs w:val="20"/>
                <w:lang w:val="es-ES"/>
              </w:rPr>
            </w:pPr>
            <w:r w:rsidRPr="008D0FEB">
              <w:rPr>
                <w:rFonts w:ascii="Times New Roman" w:eastAsia="Times New Roman" w:hAnsi="Times New Roman" w:cs="Times New Roman"/>
                <w:b/>
                <w:bCs/>
                <w:sz w:val="20"/>
                <w:szCs w:val="20"/>
                <w:lang w:val="es-ES"/>
              </w:rPr>
              <w:t xml:space="preserve">Integración y </w:t>
            </w:r>
            <w:del w:id="60" w:author="famoreno" w:date="2026-03-12T20:22:00Z">
              <w:r w:rsidRPr="008D0FEB" w:rsidDel="00375EDA">
                <w:rPr>
                  <w:rFonts w:ascii="Times New Roman" w:eastAsia="Times New Roman" w:hAnsi="Times New Roman" w:cs="Times New Roman"/>
                  <w:b/>
                  <w:bCs/>
                  <w:sz w:val="20"/>
                  <w:szCs w:val="20"/>
                  <w:lang w:val="es-ES"/>
                </w:rPr>
                <w:delText>Testing</w:delText>
              </w:r>
            </w:del>
            <w:ins w:id="61" w:author="famoreno" w:date="2026-03-12T20:22:00Z">
              <w:r w:rsidR="00375EDA">
                <w:rPr>
                  <w:rFonts w:ascii="Times New Roman" w:eastAsia="Times New Roman" w:hAnsi="Times New Roman" w:cs="Times New Roman"/>
                  <w:b/>
                  <w:bCs/>
                  <w:sz w:val="20"/>
                  <w:szCs w:val="20"/>
                  <w:lang w:val="es-ES"/>
                </w:rPr>
                <w:t>Pruebas</w:t>
              </w:r>
            </w:ins>
            <w:r w:rsidRPr="008D0FEB">
              <w:rPr>
                <w:rFonts w:ascii="Times New Roman" w:eastAsia="Times New Roman" w:hAnsi="Times New Roman" w:cs="Times New Roman"/>
                <w:b/>
                <w:bCs/>
                <w:sz w:val="20"/>
                <w:szCs w:val="20"/>
                <w:lang w:val="es-ES"/>
              </w:rPr>
              <w:t>:</w:t>
            </w:r>
            <w:r w:rsidRPr="008D0FEB">
              <w:rPr>
                <w:rFonts w:ascii="Times New Roman" w:eastAsia="Times New Roman" w:hAnsi="Times New Roman" w:cs="Times New Roman"/>
                <w:sz w:val="20"/>
                <w:szCs w:val="20"/>
                <w:lang w:val="es-ES"/>
              </w:rPr>
              <w:t xml:space="preserve"> </w:t>
            </w:r>
            <w:ins w:id="62" w:author="famoreno" w:date="2026-03-12T20:25:00Z">
              <w:r w:rsidR="00375EDA">
                <w:rPr>
                  <w:rFonts w:ascii="Times New Roman" w:eastAsia="Times New Roman" w:hAnsi="Times New Roman" w:cs="Times New Roman"/>
                  <w:sz w:val="20"/>
                  <w:szCs w:val="20"/>
                  <w:lang w:val="es-ES"/>
                </w:rPr>
                <w:t xml:space="preserve">Se </w:t>
              </w:r>
            </w:ins>
            <w:ins w:id="63" w:author="famoreno" w:date="2026-03-12T20:26:00Z">
              <w:r w:rsidR="00B8633C">
                <w:rPr>
                  <w:rFonts w:ascii="Times New Roman" w:eastAsia="Times New Roman" w:hAnsi="Times New Roman" w:cs="Times New Roman"/>
                  <w:sz w:val="20"/>
                  <w:szCs w:val="20"/>
                  <w:lang w:val="es-ES"/>
                </w:rPr>
                <w:t>llevarán a cabo</w:t>
              </w:r>
            </w:ins>
            <w:ins w:id="64" w:author="famoreno" w:date="2026-03-12T20:25:00Z">
              <w:r w:rsidR="00375EDA">
                <w:rPr>
                  <w:rFonts w:ascii="Times New Roman" w:eastAsia="Times New Roman" w:hAnsi="Times New Roman" w:cs="Times New Roman"/>
                  <w:sz w:val="20"/>
                  <w:szCs w:val="20"/>
                  <w:lang w:val="es-ES"/>
                </w:rPr>
                <w:t xml:space="preserve"> pruebas de los dos sistemas de manera aislada: </w:t>
              </w:r>
            </w:ins>
            <w:ins w:id="65" w:author="famoreno" w:date="2026-03-12T20:26:00Z">
              <w:r w:rsidR="00B8633C">
                <w:rPr>
                  <w:rFonts w:ascii="Times New Roman" w:eastAsia="Times New Roman" w:hAnsi="Times New Roman" w:cs="Times New Roman"/>
                  <w:sz w:val="20"/>
                  <w:szCs w:val="20"/>
                  <w:lang w:val="es-ES"/>
                </w:rPr>
                <w:t xml:space="preserve">(i) </w:t>
              </w:r>
            </w:ins>
            <w:ins w:id="66" w:author="famoreno" w:date="2026-03-12T20:25:00Z">
              <w:r w:rsidR="00375EDA">
                <w:rPr>
                  <w:rFonts w:ascii="Times New Roman" w:eastAsia="Times New Roman" w:hAnsi="Times New Roman" w:cs="Times New Roman"/>
                  <w:sz w:val="20"/>
                  <w:szCs w:val="20"/>
                  <w:lang w:val="es-ES"/>
                </w:rPr>
                <w:t xml:space="preserve">análisis de imágenes para control de calidad y </w:t>
              </w:r>
            </w:ins>
            <w:ins w:id="67" w:author="famoreno" w:date="2026-03-12T20:26:00Z">
              <w:r w:rsidR="00B8633C">
                <w:rPr>
                  <w:rFonts w:ascii="Times New Roman" w:eastAsia="Times New Roman" w:hAnsi="Times New Roman" w:cs="Times New Roman"/>
                  <w:sz w:val="20"/>
                  <w:szCs w:val="20"/>
                  <w:lang w:val="es-ES"/>
                </w:rPr>
                <w:t xml:space="preserve">(ii) </w:t>
              </w:r>
            </w:ins>
            <w:ins w:id="68" w:author="famoreno" w:date="2026-03-12T20:25:00Z">
              <w:r w:rsidR="00375EDA">
                <w:rPr>
                  <w:rFonts w:ascii="Times New Roman" w:eastAsia="Times New Roman" w:hAnsi="Times New Roman" w:cs="Times New Roman"/>
                  <w:sz w:val="20"/>
                  <w:szCs w:val="20"/>
                  <w:lang w:val="es-ES"/>
                </w:rPr>
                <w:t xml:space="preserve">comunicaciones </w:t>
              </w:r>
            </w:ins>
            <w:ins w:id="69" w:author="famoreno" w:date="2026-03-12T20:26:00Z">
              <w:r w:rsidR="00B8633C">
                <w:rPr>
                  <w:rFonts w:ascii="Times New Roman" w:eastAsia="Times New Roman" w:hAnsi="Times New Roman" w:cs="Times New Roman"/>
                  <w:sz w:val="20"/>
                  <w:szCs w:val="20"/>
                  <w:lang w:val="es-ES"/>
                </w:rPr>
                <w:t xml:space="preserve">entre dispositivos. Posteriormente se realizará el conexionado y </w:t>
              </w:r>
            </w:ins>
            <w:del w:id="70" w:author="famoreno" w:date="2026-03-12T20:26:00Z">
              <w:r w:rsidRPr="008D0FEB" w:rsidDel="00B8633C">
                <w:rPr>
                  <w:rFonts w:ascii="Times New Roman" w:eastAsia="Times New Roman" w:hAnsi="Times New Roman" w:cs="Times New Roman"/>
                  <w:sz w:val="20"/>
                  <w:szCs w:val="20"/>
                  <w:lang w:val="es-ES"/>
                </w:rPr>
                <w:delText xml:space="preserve">Fase crítica de conexión </w:delText>
              </w:r>
            </w:del>
            <w:r w:rsidRPr="008D0FEB">
              <w:rPr>
                <w:rFonts w:ascii="Times New Roman" w:eastAsia="Times New Roman" w:hAnsi="Times New Roman" w:cs="Times New Roman"/>
                <w:sz w:val="20"/>
                <w:szCs w:val="20"/>
                <w:lang w:val="es-ES"/>
              </w:rPr>
              <w:t>de los sistemas</w:t>
            </w:r>
            <w:del w:id="71" w:author="famoreno" w:date="2026-03-12T20:26:00Z">
              <w:r w:rsidRPr="008D0FEB" w:rsidDel="00B8633C">
                <w:rPr>
                  <w:rFonts w:ascii="Times New Roman" w:eastAsia="Times New Roman" w:hAnsi="Times New Roman" w:cs="Times New Roman"/>
                  <w:sz w:val="20"/>
                  <w:szCs w:val="20"/>
                  <w:lang w:val="es-ES"/>
                </w:rPr>
                <w:delText>. S</w:delText>
              </w:r>
            </w:del>
            <w:ins w:id="72" w:author="famoreno" w:date="2026-03-12T20:26:00Z">
              <w:r w:rsidR="00B8633C">
                <w:rPr>
                  <w:rFonts w:ascii="Times New Roman" w:eastAsia="Times New Roman" w:hAnsi="Times New Roman" w:cs="Times New Roman"/>
                  <w:sz w:val="20"/>
                  <w:szCs w:val="20"/>
                  <w:lang w:val="es-ES"/>
                </w:rPr>
                <w:t xml:space="preserve"> y s</w:t>
              </w:r>
            </w:ins>
            <w:r w:rsidRPr="008D0FEB">
              <w:rPr>
                <w:rFonts w:ascii="Times New Roman" w:eastAsia="Times New Roman" w:hAnsi="Times New Roman" w:cs="Times New Roman"/>
                <w:sz w:val="20"/>
                <w:szCs w:val="20"/>
                <w:lang w:val="es-ES"/>
              </w:rPr>
              <w:t>e realizarán pruebas de comunicación en bucle cerrado para asegurar que la latencia de red es compatible con los tiempos de ciclo de la línea FMS.</w:t>
            </w:r>
          </w:p>
          <w:p w14:paraId="08267C2D" w14:textId="77777777" w:rsidR="005F0D28" w:rsidRPr="005F0D28" w:rsidRDefault="005F0D28" w:rsidP="005F0D28">
            <w:pPr>
              <w:jc w:val="both"/>
              <w:rPr>
                <w:rFonts w:ascii="Times New Roman" w:eastAsia="Times New Roman" w:hAnsi="Times New Roman" w:cs="Times New Roman"/>
                <w:sz w:val="20"/>
                <w:szCs w:val="20"/>
                <w:lang w:val="es-ES"/>
              </w:rPr>
            </w:pPr>
          </w:p>
          <w:p w14:paraId="376D60AC" w14:textId="3B933FC7" w:rsidR="008D0FEB" w:rsidRPr="008D0FEB" w:rsidRDefault="008D0FEB" w:rsidP="008D0FEB">
            <w:pPr>
              <w:pStyle w:val="Prrafodelista"/>
              <w:numPr>
                <w:ilvl w:val="0"/>
                <w:numId w:val="5"/>
              </w:numPr>
              <w:jc w:val="both"/>
              <w:rPr>
                <w:rFonts w:ascii="Times New Roman" w:eastAsia="Times New Roman" w:hAnsi="Times New Roman" w:cs="Times New Roman"/>
                <w:sz w:val="20"/>
                <w:szCs w:val="20"/>
                <w:lang w:val="es-ES"/>
              </w:rPr>
            </w:pPr>
            <w:r w:rsidRPr="008D0FEB">
              <w:rPr>
                <w:rFonts w:ascii="Times New Roman" w:eastAsia="Times New Roman" w:hAnsi="Times New Roman" w:cs="Times New Roman"/>
                <w:b/>
                <w:bCs/>
                <w:sz w:val="20"/>
                <w:szCs w:val="20"/>
                <w:lang w:val="es-ES"/>
              </w:rPr>
              <w:t>Validación y Refinamiento:</w:t>
            </w:r>
            <w:r w:rsidRPr="008D0FEB">
              <w:rPr>
                <w:rFonts w:ascii="Times New Roman" w:eastAsia="Times New Roman" w:hAnsi="Times New Roman" w:cs="Times New Roman"/>
                <w:sz w:val="20"/>
                <w:szCs w:val="20"/>
                <w:lang w:val="es-ES"/>
              </w:rPr>
              <w:t xml:space="preserve"> Evaluación del sistema en un entorno de producción </w:t>
            </w:r>
            <w:del w:id="73" w:author="famoreno" w:date="2026-03-12T20:27:00Z">
              <w:r w:rsidRPr="008D0FEB" w:rsidDel="00B8633C">
                <w:rPr>
                  <w:rFonts w:ascii="Times New Roman" w:eastAsia="Times New Roman" w:hAnsi="Times New Roman" w:cs="Times New Roman"/>
                  <w:sz w:val="20"/>
                  <w:szCs w:val="20"/>
                  <w:lang w:val="es-ES"/>
                </w:rPr>
                <w:delText xml:space="preserve">simulado </w:delText>
              </w:r>
            </w:del>
            <w:ins w:id="74" w:author="famoreno" w:date="2026-03-12T20:27:00Z">
              <w:r w:rsidR="00B8633C">
                <w:rPr>
                  <w:rFonts w:ascii="Times New Roman" w:eastAsia="Times New Roman" w:hAnsi="Times New Roman" w:cs="Times New Roman"/>
                  <w:sz w:val="20"/>
                  <w:szCs w:val="20"/>
                  <w:lang w:val="es-ES"/>
                </w:rPr>
                <w:t>realista</w:t>
              </w:r>
              <w:r w:rsidR="00B8633C" w:rsidRPr="008D0FEB">
                <w:rPr>
                  <w:rFonts w:ascii="Times New Roman" w:eastAsia="Times New Roman" w:hAnsi="Times New Roman" w:cs="Times New Roman"/>
                  <w:sz w:val="20"/>
                  <w:szCs w:val="20"/>
                  <w:lang w:val="es-ES"/>
                </w:rPr>
                <w:t xml:space="preserve"> </w:t>
              </w:r>
            </w:ins>
            <w:r w:rsidRPr="008D0FEB">
              <w:rPr>
                <w:rFonts w:ascii="Times New Roman" w:eastAsia="Times New Roman" w:hAnsi="Times New Roman" w:cs="Times New Roman"/>
                <w:sz w:val="20"/>
                <w:szCs w:val="20"/>
                <w:lang w:val="es-ES"/>
              </w:rPr>
              <w:t>para ajustar los umbrales de detección y optimizar la respuesta del sistema ante falsos positivos.</w:t>
            </w:r>
          </w:p>
          <w:p w14:paraId="14B07874" w14:textId="77777777" w:rsidR="00A30E4F" w:rsidRDefault="00A30E4F" w:rsidP="007960D6">
            <w:pPr>
              <w:jc w:val="both"/>
              <w:rPr>
                <w:rFonts w:ascii="Times New Roman" w:eastAsia="Times New Roman" w:hAnsi="Times New Roman" w:cs="Times New Roman"/>
                <w:sz w:val="20"/>
                <w:szCs w:val="20"/>
                <w:lang w:val="es-ES"/>
              </w:rPr>
            </w:pPr>
            <w:bookmarkStart w:id="75" w:name="_GoBack"/>
            <w:bookmarkEnd w:id="75"/>
          </w:p>
          <w:p w14:paraId="7BE051DC" w14:textId="77777777" w:rsidR="005F0D28" w:rsidRDefault="005F0D28" w:rsidP="007960D6">
            <w:pPr>
              <w:jc w:val="both"/>
              <w:rPr>
                <w:rFonts w:ascii="Times New Roman" w:eastAsia="Times New Roman" w:hAnsi="Times New Roman" w:cs="Times New Roman"/>
                <w:sz w:val="20"/>
                <w:szCs w:val="20"/>
                <w:lang w:val="es-ES"/>
              </w:rPr>
            </w:pPr>
          </w:p>
          <w:p w14:paraId="68D24E62" w14:textId="77777777" w:rsidR="005F0D28" w:rsidRPr="000E2F9A" w:rsidRDefault="005F0D28" w:rsidP="007960D6">
            <w:pPr>
              <w:jc w:val="both"/>
              <w:rPr>
                <w:rFonts w:ascii="Times New Roman" w:eastAsia="Times New Roman" w:hAnsi="Times New Roman" w:cs="Times New Roman"/>
                <w:sz w:val="20"/>
                <w:szCs w:val="20"/>
                <w:lang w:val="es-ES"/>
              </w:rPr>
            </w:pPr>
          </w:p>
        </w:tc>
      </w:tr>
      <w:tr w:rsidR="00837412" w:rsidRPr="002E45EC" w14:paraId="65DAE16D" w14:textId="77777777" w:rsidTr="006D4735">
        <w:trPr>
          <w:trHeight w:val="332"/>
        </w:trPr>
        <w:tc>
          <w:tcPr>
            <w:tcW w:w="10598" w:type="dxa"/>
          </w:tcPr>
          <w:p w14:paraId="4E3517B2" w14:textId="6A7988B0" w:rsidR="00837412" w:rsidRPr="009A070A" w:rsidRDefault="00A30E4F" w:rsidP="006D4735">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PLAN</w:t>
            </w:r>
            <w:r w:rsidR="00837412" w:rsidRPr="009A070A">
              <w:rPr>
                <w:rFonts w:ascii="Times New Roman" w:eastAsia="Times New Roman" w:hAnsi="Times New Roman" w:cs="Times New Roman"/>
                <w:b/>
                <w:sz w:val="24"/>
                <w:szCs w:val="24"/>
                <w:lang w:val="es-ES"/>
              </w:rPr>
              <w:t xml:space="preserve"> DE TRABAJO:</w:t>
            </w:r>
          </w:p>
        </w:tc>
      </w:tr>
      <w:tr w:rsidR="009A070A" w:rsidRPr="00F97943" w14:paraId="3D246E45" w14:textId="77777777" w:rsidTr="006D4735">
        <w:trPr>
          <w:trHeight w:val="332"/>
        </w:trPr>
        <w:tc>
          <w:tcPr>
            <w:tcW w:w="10598" w:type="dxa"/>
            <w:shd w:val="clear" w:color="auto" w:fill="D9D9D9" w:themeFill="background1" w:themeFillShade="D9"/>
          </w:tcPr>
          <w:p w14:paraId="190703AB" w14:textId="50C71483" w:rsidR="009A070A" w:rsidRPr="00D5164C" w:rsidRDefault="009A070A" w:rsidP="009C72FB">
            <w:pPr>
              <w:jc w:val="both"/>
              <w:rPr>
                <w:rFonts w:ascii="Times New Roman" w:eastAsia="Times New Roman" w:hAnsi="Times New Roman" w:cs="Times New Roman"/>
                <w:sz w:val="24"/>
                <w:szCs w:val="24"/>
                <w:lang w:val="es-ES"/>
              </w:rPr>
            </w:pPr>
            <w:r>
              <w:rPr>
                <w:rFonts w:ascii="Times New Roman" w:eastAsia="Times New Roman" w:hAnsi="Times New Roman" w:cs="Times New Roman"/>
                <w:i/>
                <w:sz w:val="24"/>
                <w:szCs w:val="24"/>
                <w:lang w:val="es-ES"/>
              </w:rPr>
              <w:t xml:space="preserve">Enumeración y </w:t>
            </w:r>
            <w:r w:rsidR="00191B3D">
              <w:rPr>
                <w:rFonts w:ascii="Times New Roman" w:eastAsia="Times New Roman" w:hAnsi="Times New Roman" w:cs="Times New Roman"/>
                <w:i/>
                <w:sz w:val="24"/>
                <w:szCs w:val="24"/>
                <w:lang w:val="es-ES"/>
              </w:rPr>
              <w:t xml:space="preserve">breve </w:t>
            </w:r>
            <w:r>
              <w:rPr>
                <w:rFonts w:ascii="Times New Roman" w:eastAsia="Times New Roman" w:hAnsi="Times New Roman" w:cs="Times New Roman"/>
                <w:i/>
                <w:sz w:val="24"/>
                <w:szCs w:val="24"/>
                <w:lang w:val="es-ES"/>
              </w:rPr>
              <w:t>descripción de</w:t>
            </w:r>
            <w:r w:rsidR="00A30E4F">
              <w:rPr>
                <w:rFonts w:ascii="Times New Roman" w:eastAsia="Times New Roman" w:hAnsi="Times New Roman" w:cs="Times New Roman"/>
                <w:i/>
                <w:sz w:val="24"/>
                <w:szCs w:val="24"/>
                <w:lang w:val="es-ES"/>
              </w:rPr>
              <w:t xml:space="preserve">l plan </w:t>
            </w:r>
            <w:r>
              <w:rPr>
                <w:rFonts w:ascii="Times New Roman" w:eastAsia="Times New Roman" w:hAnsi="Times New Roman" w:cs="Times New Roman"/>
                <w:i/>
                <w:sz w:val="24"/>
                <w:szCs w:val="24"/>
                <w:lang w:val="es-ES"/>
              </w:rPr>
              <w:t xml:space="preserve">de trabajo </w:t>
            </w:r>
            <w:r w:rsidR="00A30E4F">
              <w:rPr>
                <w:rFonts w:ascii="Times New Roman" w:eastAsia="Times New Roman" w:hAnsi="Times New Roman" w:cs="Times New Roman"/>
                <w:i/>
                <w:sz w:val="24"/>
                <w:szCs w:val="24"/>
                <w:lang w:val="es-ES"/>
              </w:rPr>
              <w:t>d</w:t>
            </w:r>
            <w:r>
              <w:rPr>
                <w:rFonts w:ascii="Times New Roman" w:eastAsia="Times New Roman" w:hAnsi="Times New Roman" w:cs="Times New Roman"/>
                <w:i/>
                <w:sz w:val="24"/>
                <w:szCs w:val="24"/>
                <w:lang w:val="es-ES"/>
              </w:rPr>
              <w:t>el TFG.</w:t>
            </w:r>
          </w:p>
        </w:tc>
      </w:tr>
      <w:tr w:rsidR="009A070A" w:rsidRPr="00F97943" w14:paraId="5AC078A5" w14:textId="77777777" w:rsidTr="009A070A">
        <w:trPr>
          <w:trHeight w:val="1380"/>
        </w:trPr>
        <w:tc>
          <w:tcPr>
            <w:tcW w:w="10598" w:type="dxa"/>
          </w:tcPr>
          <w:p w14:paraId="5AB6685D" w14:textId="77777777" w:rsidR="009A070A" w:rsidRDefault="009A070A" w:rsidP="007960D6">
            <w:pPr>
              <w:jc w:val="both"/>
              <w:rPr>
                <w:rFonts w:ascii="Times New Roman" w:eastAsia="Times New Roman" w:hAnsi="Times New Roman" w:cs="Times New Roman"/>
                <w:b/>
                <w:sz w:val="20"/>
                <w:szCs w:val="20"/>
                <w:lang w:val="es-ES"/>
              </w:rPr>
            </w:pPr>
          </w:p>
          <w:p w14:paraId="1A5B5FBA" w14:textId="3E741226" w:rsidR="005F0D28" w:rsidRDefault="008D0FEB" w:rsidP="007960D6">
            <w:pPr>
              <w:jc w:val="both"/>
              <w:rPr>
                <w:rFonts w:ascii="Times New Roman" w:eastAsia="Times New Roman" w:hAnsi="Times New Roman" w:cs="Times New Roman"/>
                <w:bCs/>
                <w:sz w:val="20"/>
                <w:szCs w:val="20"/>
                <w:lang w:val="es-ES"/>
              </w:rPr>
            </w:pPr>
            <w:r>
              <w:rPr>
                <w:rFonts w:ascii="Times New Roman" w:eastAsia="Times New Roman" w:hAnsi="Times New Roman" w:cs="Times New Roman"/>
                <w:bCs/>
                <w:sz w:val="20"/>
                <w:szCs w:val="20"/>
                <w:lang w:val="es-ES"/>
              </w:rPr>
              <w:t>El plan de trabajo se estructura en bloques lógicos distribuidos a lo largo del periodo de ejecución:</w:t>
            </w:r>
          </w:p>
          <w:p w14:paraId="1C2DF8DF" w14:textId="77777777" w:rsidR="008D0FEB" w:rsidRPr="008D0FEB" w:rsidRDefault="008D0FEB" w:rsidP="008D0FEB">
            <w:pPr>
              <w:pStyle w:val="Prrafodelista"/>
              <w:numPr>
                <w:ilvl w:val="0"/>
                <w:numId w:val="7"/>
              </w:numPr>
              <w:jc w:val="both"/>
              <w:rPr>
                <w:rFonts w:ascii="Times New Roman" w:eastAsia="Times New Roman" w:hAnsi="Times New Roman" w:cs="Times New Roman"/>
                <w:b/>
                <w:sz w:val="20"/>
                <w:szCs w:val="20"/>
                <w:lang w:val="es-ES"/>
              </w:rPr>
            </w:pPr>
            <w:r w:rsidRPr="008D0FEB">
              <w:rPr>
                <w:rFonts w:ascii="Times New Roman" w:eastAsia="Times New Roman" w:hAnsi="Times New Roman" w:cs="Times New Roman"/>
                <w:b/>
                <w:bCs/>
                <w:sz w:val="20"/>
                <w:szCs w:val="20"/>
                <w:lang w:val="es-ES"/>
              </w:rPr>
              <w:t>Bloque 1: Estado del arte y Requerimientos</w:t>
            </w:r>
          </w:p>
          <w:p w14:paraId="7EE8C4EA" w14:textId="2AB14DDE" w:rsidR="008D0FEB" w:rsidRDefault="008D0FEB" w:rsidP="008D0FEB">
            <w:pPr>
              <w:pStyle w:val="Prrafodelista"/>
              <w:ind w:left="720"/>
              <w:jc w:val="both"/>
              <w:rPr>
                <w:rFonts w:ascii="Times New Roman" w:eastAsia="Times New Roman" w:hAnsi="Times New Roman" w:cs="Times New Roman"/>
                <w:bCs/>
                <w:sz w:val="20"/>
                <w:szCs w:val="20"/>
                <w:lang w:val="es-ES"/>
              </w:rPr>
            </w:pPr>
            <w:r w:rsidRPr="008D0FEB">
              <w:rPr>
                <w:rFonts w:ascii="Times New Roman" w:eastAsia="Times New Roman" w:hAnsi="Times New Roman" w:cs="Times New Roman"/>
                <w:bCs/>
                <w:sz w:val="20"/>
                <w:szCs w:val="20"/>
                <w:lang w:val="es-ES"/>
              </w:rPr>
              <w:t>Investigación sobre sistemas de visión en la Industria 4.0 y definición de las necesidades técnicas de la línea FMS.</w:t>
            </w:r>
          </w:p>
          <w:p w14:paraId="13014206" w14:textId="77777777" w:rsidR="005F0D28" w:rsidRPr="008D0FEB" w:rsidRDefault="005F0D28" w:rsidP="008D0FEB">
            <w:pPr>
              <w:pStyle w:val="Prrafodelista"/>
              <w:ind w:left="720"/>
              <w:jc w:val="both"/>
              <w:rPr>
                <w:rFonts w:ascii="Times New Roman" w:eastAsia="Times New Roman" w:hAnsi="Times New Roman" w:cs="Times New Roman"/>
                <w:b/>
                <w:sz w:val="20"/>
                <w:szCs w:val="20"/>
                <w:lang w:val="es-ES"/>
              </w:rPr>
            </w:pPr>
          </w:p>
          <w:p w14:paraId="04AC013E" w14:textId="65A245E6" w:rsidR="008D0FEB" w:rsidRPr="008D0FEB" w:rsidRDefault="008D0FEB" w:rsidP="008D0FEB">
            <w:pPr>
              <w:pStyle w:val="Prrafodelista"/>
              <w:numPr>
                <w:ilvl w:val="0"/>
                <w:numId w:val="7"/>
              </w:numPr>
              <w:jc w:val="both"/>
              <w:rPr>
                <w:rFonts w:ascii="Times New Roman" w:eastAsia="Times New Roman" w:hAnsi="Times New Roman" w:cs="Times New Roman"/>
                <w:b/>
                <w:sz w:val="20"/>
                <w:szCs w:val="20"/>
                <w:lang w:val="es-ES"/>
              </w:rPr>
            </w:pPr>
            <w:r w:rsidRPr="008D0FEB">
              <w:rPr>
                <w:rFonts w:ascii="Times New Roman" w:eastAsia="Times New Roman" w:hAnsi="Times New Roman" w:cs="Times New Roman"/>
                <w:b/>
                <w:bCs/>
                <w:sz w:val="20"/>
                <w:szCs w:val="20"/>
                <w:lang w:val="es-ES"/>
              </w:rPr>
              <w:t xml:space="preserve">Bloque 2: Desarrollo </w:t>
            </w:r>
            <w:r w:rsidR="007278AD">
              <w:rPr>
                <w:rFonts w:ascii="Times New Roman" w:eastAsia="Times New Roman" w:hAnsi="Times New Roman" w:cs="Times New Roman"/>
                <w:b/>
                <w:bCs/>
                <w:sz w:val="20"/>
                <w:szCs w:val="20"/>
                <w:lang w:val="es-ES"/>
              </w:rPr>
              <w:t>en entorno Python</w:t>
            </w:r>
          </w:p>
          <w:p w14:paraId="0A1EF5BE" w14:textId="6DCD72EA" w:rsidR="005F0D28" w:rsidRDefault="007278AD" w:rsidP="008D0FEB">
            <w:pPr>
              <w:pStyle w:val="Prrafodelista"/>
              <w:ind w:left="720"/>
              <w:jc w:val="both"/>
              <w:rPr>
                <w:rFonts w:ascii="Times New Roman" w:eastAsia="Times New Roman" w:hAnsi="Times New Roman" w:cs="Times New Roman"/>
                <w:bCs/>
                <w:sz w:val="20"/>
                <w:szCs w:val="20"/>
                <w:lang w:val="es-ES"/>
              </w:rPr>
            </w:pPr>
            <w:r w:rsidRPr="007278AD">
              <w:rPr>
                <w:rFonts w:ascii="Times New Roman" w:eastAsia="Times New Roman" w:hAnsi="Times New Roman" w:cs="Times New Roman"/>
                <w:bCs/>
                <w:sz w:val="20"/>
                <w:szCs w:val="20"/>
                <w:lang w:val="es-ES"/>
              </w:rPr>
              <w:t>Configuración del entorno de programación, adquisición de imágenes mediante cámara y creación del script de procesado para la clasificación de piezas.</w:t>
            </w:r>
          </w:p>
          <w:p w14:paraId="4FB68497" w14:textId="77777777" w:rsidR="007278AD" w:rsidRPr="007278AD" w:rsidRDefault="007278AD" w:rsidP="008D0FEB">
            <w:pPr>
              <w:pStyle w:val="Prrafodelista"/>
              <w:ind w:left="720"/>
              <w:jc w:val="both"/>
              <w:rPr>
                <w:rFonts w:ascii="Times New Roman" w:eastAsia="Times New Roman" w:hAnsi="Times New Roman" w:cs="Times New Roman"/>
                <w:b/>
                <w:sz w:val="20"/>
                <w:szCs w:val="20"/>
                <w:lang w:val="es-ES"/>
              </w:rPr>
            </w:pPr>
          </w:p>
          <w:p w14:paraId="7459EFEE" w14:textId="77777777" w:rsidR="008D0FEB" w:rsidRPr="008D0FEB" w:rsidRDefault="008D0FEB" w:rsidP="008D0FEB">
            <w:pPr>
              <w:pStyle w:val="Prrafodelista"/>
              <w:numPr>
                <w:ilvl w:val="0"/>
                <w:numId w:val="7"/>
              </w:numPr>
              <w:jc w:val="both"/>
              <w:rPr>
                <w:rFonts w:ascii="Times New Roman" w:eastAsia="Times New Roman" w:hAnsi="Times New Roman" w:cs="Times New Roman"/>
                <w:b/>
                <w:sz w:val="20"/>
                <w:szCs w:val="20"/>
                <w:lang w:val="es-ES"/>
              </w:rPr>
            </w:pPr>
            <w:r w:rsidRPr="008D0FEB">
              <w:rPr>
                <w:rFonts w:ascii="Times New Roman" w:eastAsia="Times New Roman" w:hAnsi="Times New Roman" w:cs="Times New Roman"/>
                <w:b/>
                <w:bCs/>
                <w:sz w:val="20"/>
                <w:szCs w:val="20"/>
                <w:lang w:val="es-ES"/>
              </w:rPr>
              <w:t>Bloque 3: Integración con el Entorno de Contro</w:t>
            </w:r>
            <w:r>
              <w:rPr>
                <w:rFonts w:ascii="Times New Roman" w:eastAsia="Times New Roman" w:hAnsi="Times New Roman" w:cs="Times New Roman"/>
                <w:b/>
                <w:bCs/>
                <w:sz w:val="20"/>
                <w:szCs w:val="20"/>
                <w:lang w:val="es-ES"/>
              </w:rPr>
              <w:t>l</w:t>
            </w:r>
          </w:p>
          <w:p w14:paraId="54BB3AA4" w14:textId="754F0AB0" w:rsidR="008D0FEB" w:rsidRDefault="008D0FEB" w:rsidP="008D0FEB">
            <w:pPr>
              <w:pStyle w:val="Prrafodelista"/>
              <w:ind w:left="720"/>
              <w:jc w:val="both"/>
              <w:rPr>
                <w:rFonts w:ascii="Times New Roman" w:eastAsia="Times New Roman" w:hAnsi="Times New Roman" w:cs="Times New Roman"/>
                <w:bCs/>
                <w:sz w:val="20"/>
                <w:szCs w:val="20"/>
                <w:lang w:val="es-ES"/>
              </w:rPr>
            </w:pPr>
            <w:r w:rsidRPr="008D0FEB">
              <w:rPr>
                <w:rFonts w:ascii="Times New Roman" w:eastAsia="Times New Roman" w:hAnsi="Times New Roman" w:cs="Times New Roman"/>
                <w:bCs/>
                <w:sz w:val="20"/>
                <w:szCs w:val="20"/>
                <w:lang w:val="es-ES"/>
              </w:rPr>
              <w:t>Implementación de la comunicación entre el sistema de visión y el PLC, y desarrollo de la lógica de maniobra asociada.</w:t>
            </w:r>
          </w:p>
          <w:p w14:paraId="2F9284BD" w14:textId="77777777" w:rsidR="005F0D28" w:rsidRPr="008D0FEB" w:rsidRDefault="005F0D28" w:rsidP="008D0FEB">
            <w:pPr>
              <w:pStyle w:val="Prrafodelista"/>
              <w:ind w:left="720"/>
              <w:jc w:val="both"/>
              <w:rPr>
                <w:rFonts w:ascii="Times New Roman" w:eastAsia="Times New Roman" w:hAnsi="Times New Roman" w:cs="Times New Roman"/>
                <w:b/>
                <w:sz w:val="20"/>
                <w:szCs w:val="20"/>
                <w:lang w:val="es-ES"/>
              </w:rPr>
            </w:pPr>
          </w:p>
          <w:p w14:paraId="2EC68551" w14:textId="77777777" w:rsidR="008D0FEB" w:rsidRPr="008D0FEB" w:rsidRDefault="008D0FEB" w:rsidP="008D0FEB">
            <w:pPr>
              <w:pStyle w:val="Prrafodelista"/>
              <w:numPr>
                <w:ilvl w:val="0"/>
                <w:numId w:val="7"/>
              </w:numPr>
              <w:jc w:val="both"/>
              <w:rPr>
                <w:rFonts w:ascii="Times New Roman" w:eastAsia="Times New Roman" w:hAnsi="Times New Roman" w:cs="Times New Roman"/>
                <w:b/>
                <w:sz w:val="20"/>
                <w:szCs w:val="20"/>
                <w:lang w:val="es-ES"/>
              </w:rPr>
            </w:pPr>
            <w:r w:rsidRPr="008D0FEB">
              <w:rPr>
                <w:rFonts w:ascii="Times New Roman" w:eastAsia="Times New Roman" w:hAnsi="Times New Roman" w:cs="Times New Roman"/>
                <w:b/>
                <w:bCs/>
                <w:sz w:val="20"/>
                <w:szCs w:val="20"/>
                <w:lang w:val="es-ES"/>
              </w:rPr>
              <w:t>Bloque 4: Interfaz de Usuario y Monitorización</w:t>
            </w:r>
          </w:p>
          <w:p w14:paraId="2DC5833D" w14:textId="3FDA24E7" w:rsidR="008D0FEB" w:rsidRDefault="008D0FEB" w:rsidP="008D0FEB">
            <w:pPr>
              <w:pStyle w:val="Prrafodelista"/>
              <w:ind w:left="720"/>
              <w:jc w:val="both"/>
              <w:rPr>
                <w:rFonts w:ascii="Times New Roman" w:eastAsia="Times New Roman" w:hAnsi="Times New Roman" w:cs="Times New Roman"/>
                <w:bCs/>
                <w:sz w:val="20"/>
                <w:szCs w:val="20"/>
                <w:lang w:val="es-ES"/>
              </w:rPr>
            </w:pPr>
            <w:r w:rsidRPr="008D0FEB">
              <w:rPr>
                <w:rFonts w:ascii="Times New Roman" w:eastAsia="Times New Roman" w:hAnsi="Times New Roman" w:cs="Times New Roman"/>
                <w:bCs/>
                <w:sz w:val="20"/>
                <w:szCs w:val="20"/>
                <w:lang w:val="es-ES"/>
              </w:rPr>
              <w:t>Creación de un entorno de visualización que permita supervisar el estado del proceso y los resultados de la inspección.</w:t>
            </w:r>
          </w:p>
          <w:p w14:paraId="17319F24" w14:textId="77777777" w:rsidR="005F0D28" w:rsidRPr="008D0FEB" w:rsidRDefault="005F0D28" w:rsidP="008D0FEB">
            <w:pPr>
              <w:pStyle w:val="Prrafodelista"/>
              <w:ind w:left="720"/>
              <w:jc w:val="both"/>
              <w:rPr>
                <w:rFonts w:ascii="Times New Roman" w:eastAsia="Times New Roman" w:hAnsi="Times New Roman" w:cs="Times New Roman"/>
                <w:b/>
                <w:sz w:val="20"/>
                <w:szCs w:val="20"/>
                <w:lang w:val="es-ES"/>
              </w:rPr>
            </w:pPr>
          </w:p>
          <w:p w14:paraId="01DF1C5A" w14:textId="77777777" w:rsidR="008D0FEB" w:rsidRPr="008D0FEB" w:rsidRDefault="008D0FEB" w:rsidP="008D0FEB">
            <w:pPr>
              <w:pStyle w:val="Prrafodelista"/>
              <w:numPr>
                <w:ilvl w:val="0"/>
                <w:numId w:val="7"/>
              </w:numPr>
              <w:jc w:val="both"/>
              <w:rPr>
                <w:rFonts w:ascii="Times New Roman" w:eastAsia="Times New Roman" w:hAnsi="Times New Roman" w:cs="Times New Roman"/>
                <w:bCs/>
                <w:sz w:val="20"/>
                <w:szCs w:val="20"/>
                <w:lang w:val="es-ES"/>
              </w:rPr>
            </w:pPr>
            <w:r w:rsidRPr="008D0FEB">
              <w:rPr>
                <w:rFonts w:ascii="Times New Roman" w:eastAsia="Times New Roman" w:hAnsi="Times New Roman" w:cs="Times New Roman"/>
                <w:b/>
                <w:bCs/>
                <w:sz w:val="20"/>
                <w:szCs w:val="20"/>
                <w:lang w:val="es-ES"/>
              </w:rPr>
              <w:t>Bloque 5: Pruebas Finales y Documentación</w:t>
            </w:r>
          </w:p>
          <w:p w14:paraId="0E919185" w14:textId="0A8094F4" w:rsidR="00A30E4F" w:rsidRPr="008D0FEB" w:rsidRDefault="008D0FEB" w:rsidP="008D0FEB">
            <w:pPr>
              <w:pStyle w:val="Prrafodelista"/>
              <w:ind w:left="720"/>
              <w:jc w:val="both"/>
              <w:rPr>
                <w:rFonts w:ascii="Times New Roman" w:eastAsia="Times New Roman" w:hAnsi="Times New Roman" w:cs="Times New Roman"/>
                <w:bCs/>
                <w:sz w:val="20"/>
                <w:szCs w:val="20"/>
                <w:lang w:val="es-ES"/>
              </w:rPr>
            </w:pPr>
            <w:r w:rsidRPr="008D0FEB">
              <w:rPr>
                <w:rFonts w:ascii="Times New Roman" w:eastAsia="Times New Roman" w:hAnsi="Times New Roman" w:cs="Times New Roman"/>
                <w:bCs/>
                <w:sz w:val="20"/>
                <w:szCs w:val="20"/>
                <w:lang w:val="es-ES"/>
              </w:rPr>
              <w:t>Ensayos de funcionamiento, análisis de resultados y redacción de la memoria técnica del TFG.</w:t>
            </w:r>
          </w:p>
          <w:p w14:paraId="50BD1592" w14:textId="77777777" w:rsidR="00A30E4F" w:rsidRDefault="00A30E4F" w:rsidP="007960D6">
            <w:pPr>
              <w:jc w:val="both"/>
              <w:rPr>
                <w:rFonts w:ascii="Times New Roman" w:eastAsia="Times New Roman" w:hAnsi="Times New Roman" w:cs="Times New Roman"/>
                <w:b/>
                <w:sz w:val="20"/>
                <w:szCs w:val="20"/>
                <w:lang w:val="es-ES"/>
              </w:rPr>
            </w:pPr>
          </w:p>
          <w:p w14:paraId="4724EF7D" w14:textId="77777777" w:rsidR="005F0D28" w:rsidRDefault="005F0D28" w:rsidP="007960D6">
            <w:pPr>
              <w:jc w:val="both"/>
              <w:rPr>
                <w:rFonts w:ascii="Times New Roman" w:eastAsia="Times New Roman" w:hAnsi="Times New Roman" w:cs="Times New Roman"/>
                <w:b/>
                <w:sz w:val="20"/>
                <w:szCs w:val="20"/>
                <w:lang w:val="es-ES"/>
              </w:rPr>
            </w:pPr>
          </w:p>
          <w:p w14:paraId="32E0710C" w14:textId="77777777" w:rsidR="005F0D28" w:rsidRDefault="005F0D28" w:rsidP="007960D6">
            <w:pPr>
              <w:jc w:val="both"/>
              <w:rPr>
                <w:rFonts w:ascii="Times New Roman" w:eastAsia="Times New Roman" w:hAnsi="Times New Roman" w:cs="Times New Roman"/>
                <w:b/>
                <w:sz w:val="20"/>
                <w:szCs w:val="20"/>
                <w:lang w:val="es-ES"/>
              </w:rPr>
            </w:pPr>
          </w:p>
          <w:p w14:paraId="39A71AEB" w14:textId="77777777" w:rsidR="005F0D28" w:rsidRPr="000E2F9A" w:rsidRDefault="005F0D28" w:rsidP="007960D6">
            <w:pPr>
              <w:jc w:val="both"/>
              <w:rPr>
                <w:rFonts w:ascii="Times New Roman" w:eastAsia="Times New Roman" w:hAnsi="Times New Roman" w:cs="Times New Roman"/>
                <w:b/>
                <w:sz w:val="20"/>
                <w:szCs w:val="20"/>
                <w:lang w:val="es-ES"/>
              </w:rPr>
            </w:pPr>
          </w:p>
        </w:tc>
      </w:tr>
      <w:tr w:rsidR="009A070A" w:rsidRPr="009A070A" w14:paraId="6E5C1DB0" w14:textId="77777777" w:rsidTr="006D4735">
        <w:trPr>
          <w:trHeight w:val="332"/>
        </w:trPr>
        <w:tc>
          <w:tcPr>
            <w:tcW w:w="10598" w:type="dxa"/>
          </w:tcPr>
          <w:p w14:paraId="24E13287" w14:textId="2E0CD693" w:rsidR="009A070A" w:rsidRPr="009A070A" w:rsidRDefault="00A30E4F" w:rsidP="006D4735">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ACTIVIDADES FORMATIVAS</w:t>
            </w:r>
            <w:r w:rsidR="009A070A">
              <w:rPr>
                <w:rFonts w:ascii="Times New Roman" w:eastAsia="Times New Roman" w:hAnsi="Times New Roman" w:cs="Times New Roman"/>
                <w:b/>
                <w:sz w:val="24"/>
                <w:szCs w:val="24"/>
                <w:lang w:val="es-ES"/>
              </w:rPr>
              <w:t>:</w:t>
            </w:r>
          </w:p>
        </w:tc>
      </w:tr>
      <w:tr w:rsidR="009A070A" w:rsidRPr="00F97943" w14:paraId="177388D5" w14:textId="77777777" w:rsidTr="006D4735">
        <w:trPr>
          <w:trHeight w:val="332"/>
        </w:trPr>
        <w:tc>
          <w:tcPr>
            <w:tcW w:w="10598" w:type="dxa"/>
            <w:shd w:val="clear" w:color="auto" w:fill="D9D9D9" w:themeFill="background1" w:themeFillShade="D9"/>
          </w:tcPr>
          <w:p w14:paraId="5EEBCF10" w14:textId="77E2A387" w:rsidR="009A070A" w:rsidRPr="00D5164C" w:rsidRDefault="009A070A" w:rsidP="002249BD">
            <w:pPr>
              <w:jc w:val="both"/>
              <w:rPr>
                <w:rFonts w:ascii="Times New Roman" w:eastAsia="Times New Roman" w:hAnsi="Times New Roman" w:cs="Times New Roman"/>
                <w:sz w:val="24"/>
                <w:szCs w:val="24"/>
                <w:lang w:val="es-ES"/>
              </w:rPr>
            </w:pPr>
            <w:r>
              <w:rPr>
                <w:rFonts w:ascii="Times New Roman" w:eastAsia="Times New Roman" w:hAnsi="Times New Roman" w:cs="Times New Roman"/>
                <w:i/>
                <w:sz w:val="24"/>
                <w:szCs w:val="24"/>
                <w:lang w:val="es-ES"/>
              </w:rPr>
              <w:t xml:space="preserve">La siguiente tabla deberá contener una fila por cada </w:t>
            </w:r>
            <w:r w:rsidR="00A30E4F">
              <w:rPr>
                <w:rFonts w:ascii="Times New Roman" w:eastAsia="Times New Roman" w:hAnsi="Times New Roman" w:cs="Times New Roman"/>
                <w:i/>
                <w:sz w:val="24"/>
                <w:szCs w:val="24"/>
                <w:lang w:val="es-ES"/>
              </w:rPr>
              <w:t>actividad</w:t>
            </w:r>
            <w:r>
              <w:rPr>
                <w:rFonts w:ascii="Times New Roman" w:eastAsia="Times New Roman" w:hAnsi="Times New Roman" w:cs="Times New Roman"/>
                <w:i/>
                <w:sz w:val="24"/>
                <w:szCs w:val="24"/>
                <w:lang w:val="es-ES"/>
              </w:rPr>
              <w:t xml:space="preserve"> </w:t>
            </w:r>
            <w:r w:rsidR="00A30E4F">
              <w:rPr>
                <w:rFonts w:ascii="Times New Roman" w:eastAsia="Times New Roman" w:hAnsi="Times New Roman" w:cs="Times New Roman"/>
                <w:i/>
                <w:sz w:val="24"/>
                <w:szCs w:val="24"/>
                <w:lang w:val="es-ES"/>
              </w:rPr>
              <w:t>formativa</w:t>
            </w:r>
            <w:r>
              <w:rPr>
                <w:rFonts w:ascii="Times New Roman" w:eastAsia="Times New Roman" w:hAnsi="Times New Roman" w:cs="Times New Roman"/>
                <w:i/>
                <w:sz w:val="24"/>
                <w:szCs w:val="24"/>
                <w:lang w:val="es-ES"/>
              </w:rPr>
              <w:t xml:space="preserve"> </w:t>
            </w:r>
          </w:p>
        </w:tc>
      </w:tr>
      <w:tr w:rsidR="009A070A" w:rsidRPr="009A070A" w14:paraId="1D788C80" w14:textId="77777777" w:rsidTr="006D4735">
        <w:trPr>
          <w:trHeight w:val="332"/>
        </w:trPr>
        <w:tc>
          <w:tcPr>
            <w:tcW w:w="10598" w:type="dxa"/>
          </w:tcPr>
          <w:p w14:paraId="46551C0F" w14:textId="77777777" w:rsidR="009A070A" w:rsidRDefault="009A070A" w:rsidP="006D4735">
            <w:pPr>
              <w:rPr>
                <w:rFonts w:ascii="Times New Roman" w:eastAsia="Times New Roman" w:hAnsi="Times New Roman" w:cs="Times New Roman"/>
                <w:b/>
                <w:sz w:val="24"/>
                <w:szCs w:val="24"/>
                <w:lang w:val="es-ES"/>
              </w:rPr>
            </w:pPr>
          </w:p>
          <w:p w14:paraId="4A224CA2" w14:textId="77777777" w:rsidR="009A070A" w:rsidRDefault="009A070A" w:rsidP="006D4735">
            <w:pPr>
              <w:rPr>
                <w:rFonts w:ascii="Times New Roman" w:eastAsia="Times New Roman" w:hAnsi="Times New Roman" w:cs="Times New Roman"/>
                <w:b/>
                <w:sz w:val="24"/>
                <w:szCs w:val="24"/>
                <w:lang w:val="es-ES"/>
              </w:rPr>
            </w:pPr>
          </w:p>
          <w:tbl>
            <w:tblPr>
              <w:tblStyle w:val="Tablaconcuadrcula"/>
              <w:tblpPr w:leftFromText="141" w:rightFromText="141" w:vertAnchor="text" w:horzAnchor="page" w:tblpX="1652" w:tblpY="-54"/>
              <w:tblOverlap w:val="never"/>
              <w:tblW w:w="0" w:type="auto"/>
              <w:tblLook w:val="04A0" w:firstRow="1" w:lastRow="0" w:firstColumn="1" w:lastColumn="0" w:noHBand="0" w:noVBand="1"/>
            </w:tblPr>
            <w:tblGrid>
              <w:gridCol w:w="5382"/>
              <w:gridCol w:w="1701"/>
            </w:tblGrid>
            <w:tr w:rsidR="009A070A" w14:paraId="662F19EA" w14:textId="77777777" w:rsidTr="009A070A">
              <w:tc>
                <w:tcPr>
                  <w:tcW w:w="5382" w:type="dxa"/>
                  <w:vMerge w:val="restart"/>
                  <w:shd w:val="clear" w:color="auto" w:fill="D9D9D9" w:themeFill="background1" w:themeFillShade="D9"/>
                  <w:vAlign w:val="center"/>
                </w:tcPr>
                <w:p w14:paraId="20E2ACE2" w14:textId="48E291F6" w:rsidR="009A070A" w:rsidRDefault="00A30E4F" w:rsidP="009A070A">
                  <w:pP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ACTIVIDAD</w:t>
                  </w:r>
                </w:p>
              </w:tc>
              <w:tc>
                <w:tcPr>
                  <w:tcW w:w="1701" w:type="dxa"/>
                  <w:shd w:val="clear" w:color="auto" w:fill="D9D9D9" w:themeFill="background1" w:themeFillShade="D9"/>
                </w:tcPr>
                <w:p w14:paraId="330F1F43" w14:textId="77777777" w:rsidR="009A070A" w:rsidRDefault="009A070A" w:rsidP="003360A4">
                  <w:pPr>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HORAS</w:t>
                  </w:r>
                </w:p>
              </w:tc>
            </w:tr>
            <w:tr w:rsidR="009A070A" w14:paraId="56DB7B9C" w14:textId="77777777" w:rsidTr="009A070A">
              <w:tc>
                <w:tcPr>
                  <w:tcW w:w="5382" w:type="dxa"/>
                  <w:vMerge/>
                </w:tcPr>
                <w:p w14:paraId="38021846" w14:textId="77777777" w:rsidR="009A070A" w:rsidRDefault="009A070A" w:rsidP="003360A4">
                  <w:pPr>
                    <w:rPr>
                      <w:rFonts w:ascii="Times New Roman" w:eastAsia="Times New Roman" w:hAnsi="Times New Roman" w:cs="Times New Roman"/>
                      <w:b/>
                      <w:sz w:val="24"/>
                      <w:szCs w:val="24"/>
                      <w:lang w:val="es-ES"/>
                    </w:rPr>
                  </w:pPr>
                </w:p>
              </w:tc>
              <w:tc>
                <w:tcPr>
                  <w:tcW w:w="1701" w:type="dxa"/>
                </w:tcPr>
                <w:p w14:paraId="436A0F58" w14:textId="77777777" w:rsidR="009A070A" w:rsidRPr="009A070A" w:rsidRDefault="00EB4733" w:rsidP="009A070A">
                  <w:pPr>
                    <w:jc w:val="center"/>
                    <w:rPr>
                      <w:rFonts w:ascii="Times New Roman" w:eastAsia="Times New Roman" w:hAnsi="Times New Roman" w:cs="Times New Roman"/>
                      <w:i/>
                      <w:sz w:val="24"/>
                      <w:szCs w:val="24"/>
                      <w:lang w:val="es-ES"/>
                    </w:rPr>
                  </w:pPr>
                  <w:r>
                    <w:rPr>
                      <w:rFonts w:ascii="Times New Roman" w:eastAsia="Times New Roman" w:hAnsi="Times New Roman" w:cs="Times New Roman"/>
                      <w:i/>
                      <w:sz w:val="20"/>
                      <w:szCs w:val="24"/>
                      <w:lang w:val="es-ES"/>
                    </w:rPr>
                    <w:t>Nombre</w:t>
                  </w:r>
                  <w:r w:rsidRPr="00EB4733">
                    <w:rPr>
                      <w:rFonts w:ascii="Times New Roman" w:eastAsia="Times New Roman" w:hAnsi="Times New Roman" w:cs="Times New Roman"/>
                      <w:i/>
                      <w:sz w:val="20"/>
                      <w:szCs w:val="24"/>
                      <w:lang w:val="es-ES"/>
                    </w:rPr>
                    <w:t xml:space="preserve"> Apellido</w:t>
                  </w:r>
                  <w:r w:rsidR="000B66C1">
                    <w:rPr>
                      <w:rFonts w:ascii="Times New Roman" w:eastAsia="Times New Roman" w:hAnsi="Times New Roman" w:cs="Times New Roman"/>
                      <w:i/>
                      <w:sz w:val="20"/>
                      <w:szCs w:val="24"/>
                      <w:lang w:val="es-ES"/>
                    </w:rPr>
                    <w:t>s</w:t>
                  </w:r>
                </w:p>
              </w:tc>
            </w:tr>
            <w:tr w:rsidR="009A070A" w14:paraId="5FD06066" w14:textId="77777777" w:rsidTr="009A070A">
              <w:tc>
                <w:tcPr>
                  <w:tcW w:w="5382" w:type="dxa"/>
                </w:tcPr>
                <w:p w14:paraId="3D21E4F1" w14:textId="77777777" w:rsidR="009A070A" w:rsidRPr="000E2F9A" w:rsidRDefault="009A070A" w:rsidP="003360A4">
                  <w:pPr>
                    <w:rPr>
                      <w:rFonts w:ascii="Times New Roman" w:eastAsia="Times New Roman" w:hAnsi="Times New Roman" w:cs="Times New Roman"/>
                      <w:b/>
                      <w:sz w:val="20"/>
                      <w:szCs w:val="20"/>
                      <w:lang w:val="es-ES"/>
                    </w:rPr>
                  </w:pPr>
                </w:p>
              </w:tc>
              <w:tc>
                <w:tcPr>
                  <w:tcW w:w="1701" w:type="dxa"/>
                </w:tcPr>
                <w:p w14:paraId="5858C026" w14:textId="77777777" w:rsidR="009A070A" w:rsidRPr="000E2F9A" w:rsidRDefault="009A070A" w:rsidP="000E2F9A">
                  <w:pPr>
                    <w:jc w:val="right"/>
                    <w:rPr>
                      <w:rFonts w:ascii="Times New Roman" w:eastAsia="Times New Roman" w:hAnsi="Times New Roman" w:cs="Times New Roman"/>
                      <w:b/>
                      <w:sz w:val="20"/>
                      <w:szCs w:val="20"/>
                      <w:lang w:val="es-ES"/>
                    </w:rPr>
                  </w:pPr>
                </w:p>
              </w:tc>
            </w:tr>
            <w:tr w:rsidR="009A070A" w14:paraId="16E965FE" w14:textId="77777777" w:rsidTr="009A070A">
              <w:tc>
                <w:tcPr>
                  <w:tcW w:w="5382" w:type="dxa"/>
                  <w:tcBorders>
                    <w:bottom w:val="single" w:sz="4" w:space="0" w:color="auto"/>
                  </w:tcBorders>
                </w:tcPr>
                <w:p w14:paraId="580F06CA" w14:textId="77777777" w:rsidR="009A070A" w:rsidRPr="000E2F9A" w:rsidRDefault="009A070A" w:rsidP="003360A4">
                  <w:pPr>
                    <w:rPr>
                      <w:rFonts w:ascii="Times New Roman" w:eastAsia="Times New Roman" w:hAnsi="Times New Roman" w:cs="Times New Roman"/>
                      <w:b/>
                      <w:sz w:val="20"/>
                      <w:szCs w:val="20"/>
                      <w:lang w:val="es-ES"/>
                    </w:rPr>
                  </w:pPr>
                </w:p>
              </w:tc>
              <w:tc>
                <w:tcPr>
                  <w:tcW w:w="1701" w:type="dxa"/>
                </w:tcPr>
                <w:p w14:paraId="53845623" w14:textId="77777777" w:rsidR="009A070A" w:rsidRPr="000E2F9A" w:rsidRDefault="009A070A" w:rsidP="000E2F9A">
                  <w:pPr>
                    <w:jc w:val="right"/>
                    <w:rPr>
                      <w:rFonts w:ascii="Times New Roman" w:eastAsia="Times New Roman" w:hAnsi="Times New Roman" w:cs="Times New Roman"/>
                      <w:b/>
                      <w:sz w:val="20"/>
                      <w:szCs w:val="20"/>
                      <w:lang w:val="es-ES"/>
                    </w:rPr>
                  </w:pPr>
                </w:p>
              </w:tc>
            </w:tr>
            <w:tr w:rsidR="009A070A" w14:paraId="3ACD6625" w14:textId="77777777" w:rsidTr="009A070A">
              <w:tc>
                <w:tcPr>
                  <w:tcW w:w="5382" w:type="dxa"/>
                  <w:tcBorders>
                    <w:bottom w:val="single" w:sz="4" w:space="0" w:color="auto"/>
                  </w:tcBorders>
                </w:tcPr>
                <w:p w14:paraId="12FA7C9F" w14:textId="77777777" w:rsidR="009A070A" w:rsidRPr="000E2F9A" w:rsidRDefault="009A070A" w:rsidP="003360A4">
                  <w:pPr>
                    <w:rPr>
                      <w:rFonts w:ascii="Times New Roman" w:eastAsia="Times New Roman" w:hAnsi="Times New Roman" w:cs="Times New Roman"/>
                      <w:b/>
                      <w:sz w:val="20"/>
                      <w:szCs w:val="20"/>
                      <w:lang w:val="es-ES"/>
                    </w:rPr>
                  </w:pPr>
                </w:p>
              </w:tc>
              <w:tc>
                <w:tcPr>
                  <w:tcW w:w="1701" w:type="dxa"/>
                </w:tcPr>
                <w:p w14:paraId="2E8B8DD8" w14:textId="77777777" w:rsidR="009A070A" w:rsidRPr="000E2F9A" w:rsidRDefault="009A070A" w:rsidP="000E2F9A">
                  <w:pPr>
                    <w:jc w:val="right"/>
                    <w:rPr>
                      <w:rFonts w:ascii="Times New Roman" w:eastAsia="Times New Roman" w:hAnsi="Times New Roman" w:cs="Times New Roman"/>
                      <w:b/>
                      <w:sz w:val="20"/>
                      <w:szCs w:val="20"/>
                      <w:lang w:val="es-ES"/>
                    </w:rPr>
                  </w:pPr>
                </w:p>
              </w:tc>
            </w:tr>
            <w:tr w:rsidR="009A070A" w14:paraId="29687BEF" w14:textId="77777777" w:rsidTr="009A070A">
              <w:tc>
                <w:tcPr>
                  <w:tcW w:w="5382" w:type="dxa"/>
                  <w:tcBorders>
                    <w:left w:val="nil"/>
                    <w:bottom w:val="nil"/>
                  </w:tcBorders>
                </w:tcPr>
                <w:p w14:paraId="74D468A3" w14:textId="77777777" w:rsidR="009A070A" w:rsidRDefault="009A070A" w:rsidP="003360A4">
                  <w:pPr>
                    <w:rPr>
                      <w:rFonts w:ascii="Times New Roman" w:eastAsia="Times New Roman" w:hAnsi="Times New Roman" w:cs="Times New Roman"/>
                      <w:b/>
                      <w:sz w:val="24"/>
                      <w:szCs w:val="24"/>
                      <w:lang w:val="es-ES"/>
                    </w:rPr>
                  </w:pPr>
                </w:p>
              </w:tc>
              <w:tc>
                <w:tcPr>
                  <w:tcW w:w="1701" w:type="dxa"/>
                </w:tcPr>
                <w:p w14:paraId="13BF3532" w14:textId="445E43D2" w:rsidR="009A070A" w:rsidRDefault="00A30E4F" w:rsidP="003360A4">
                  <w:pPr>
                    <w:jc w:val="right"/>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TOTAL:      h</w:t>
                  </w:r>
                </w:p>
              </w:tc>
            </w:tr>
          </w:tbl>
          <w:p w14:paraId="28673F37" w14:textId="77777777" w:rsidR="009A070A" w:rsidRDefault="009A070A" w:rsidP="006D4735">
            <w:pPr>
              <w:rPr>
                <w:rFonts w:ascii="Times New Roman" w:eastAsia="Times New Roman" w:hAnsi="Times New Roman" w:cs="Times New Roman"/>
                <w:b/>
                <w:sz w:val="24"/>
                <w:szCs w:val="24"/>
                <w:lang w:val="es-ES"/>
              </w:rPr>
            </w:pPr>
          </w:p>
          <w:p w14:paraId="1BF0EE16" w14:textId="77777777" w:rsidR="009A070A" w:rsidRDefault="009A070A" w:rsidP="006D4735">
            <w:pPr>
              <w:rPr>
                <w:rFonts w:ascii="Times New Roman" w:eastAsia="Times New Roman" w:hAnsi="Times New Roman" w:cs="Times New Roman"/>
                <w:b/>
                <w:sz w:val="24"/>
                <w:szCs w:val="24"/>
                <w:lang w:val="es-ES"/>
              </w:rPr>
            </w:pPr>
          </w:p>
          <w:p w14:paraId="04EA71F3" w14:textId="77777777" w:rsidR="009A070A" w:rsidRDefault="009A070A" w:rsidP="006D4735">
            <w:pPr>
              <w:rPr>
                <w:rFonts w:ascii="Times New Roman" w:eastAsia="Times New Roman" w:hAnsi="Times New Roman" w:cs="Times New Roman"/>
                <w:b/>
                <w:sz w:val="24"/>
                <w:szCs w:val="24"/>
                <w:lang w:val="es-ES"/>
              </w:rPr>
            </w:pPr>
          </w:p>
          <w:p w14:paraId="31223458" w14:textId="77777777" w:rsidR="009A070A" w:rsidRDefault="009A070A" w:rsidP="006D4735">
            <w:pPr>
              <w:rPr>
                <w:rFonts w:ascii="Times New Roman" w:eastAsia="Times New Roman" w:hAnsi="Times New Roman" w:cs="Times New Roman"/>
                <w:b/>
                <w:sz w:val="24"/>
                <w:szCs w:val="24"/>
                <w:lang w:val="es-ES"/>
              </w:rPr>
            </w:pPr>
          </w:p>
          <w:p w14:paraId="083EEF3C" w14:textId="77777777" w:rsidR="009A070A" w:rsidRDefault="009A070A" w:rsidP="006D4735">
            <w:pPr>
              <w:rPr>
                <w:rFonts w:ascii="Times New Roman" w:eastAsia="Times New Roman" w:hAnsi="Times New Roman" w:cs="Times New Roman"/>
                <w:b/>
                <w:sz w:val="24"/>
                <w:szCs w:val="24"/>
                <w:lang w:val="es-ES"/>
              </w:rPr>
            </w:pPr>
          </w:p>
          <w:p w14:paraId="716C8D69" w14:textId="77777777" w:rsidR="009A070A" w:rsidRDefault="009A070A" w:rsidP="006D4735">
            <w:pPr>
              <w:rPr>
                <w:rFonts w:ascii="Times New Roman" w:eastAsia="Times New Roman" w:hAnsi="Times New Roman" w:cs="Times New Roman"/>
                <w:b/>
                <w:sz w:val="24"/>
                <w:szCs w:val="24"/>
                <w:lang w:val="es-ES"/>
              </w:rPr>
            </w:pPr>
          </w:p>
          <w:p w14:paraId="6C79F352" w14:textId="77777777" w:rsidR="009A070A" w:rsidRPr="009A070A" w:rsidRDefault="009A070A" w:rsidP="006D4735">
            <w:pPr>
              <w:rPr>
                <w:rFonts w:ascii="Times New Roman" w:eastAsia="Times New Roman" w:hAnsi="Times New Roman" w:cs="Times New Roman"/>
                <w:b/>
                <w:sz w:val="24"/>
                <w:szCs w:val="24"/>
                <w:lang w:val="es-ES"/>
              </w:rPr>
            </w:pPr>
          </w:p>
        </w:tc>
      </w:tr>
    </w:tbl>
    <w:p w14:paraId="6D3AAE39" w14:textId="77777777" w:rsidR="00ED27EC" w:rsidRDefault="00ED27EC" w:rsidP="0064707F">
      <w:pPr>
        <w:rPr>
          <w:rFonts w:ascii="Times New Roman" w:eastAsia="Times New Roman" w:hAnsi="Times New Roman" w:cs="Times New Roman"/>
          <w:spacing w:val="-1"/>
          <w:sz w:val="24"/>
          <w:szCs w:val="24"/>
          <w:lang w:val="es-ES"/>
        </w:rPr>
      </w:pPr>
    </w:p>
    <w:p w14:paraId="7F3AB285" w14:textId="77777777" w:rsidR="005A20AB" w:rsidRDefault="005A20AB" w:rsidP="0064707F">
      <w:pPr>
        <w:rPr>
          <w:rFonts w:ascii="Times New Roman" w:eastAsia="Times New Roman" w:hAnsi="Times New Roman" w:cs="Times New Roman"/>
          <w:spacing w:val="-1"/>
          <w:sz w:val="24"/>
          <w:szCs w:val="24"/>
          <w:lang w:val="es-ES"/>
        </w:rPr>
      </w:pPr>
    </w:p>
    <w:tbl>
      <w:tblPr>
        <w:tblStyle w:val="Tablaconcuadrcula"/>
        <w:tblW w:w="0" w:type="auto"/>
        <w:tblLook w:val="04A0" w:firstRow="1" w:lastRow="0" w:firstColumn="1" w:lastColumn="0" w:noHBand="0" w:noVBand="1"/>
      </w:tblPr>
      <w:tblGrid>
        <w:gridCol w:w="10455"/>
      </w:tblGrid>
      <w:tr w:rsidR="00491072" w:rsidRPr="00886989" w14:paraId="616C7DC0" w14:textId="77777777" w:rsidTr="007278AD">
        <w:tc>
          <w:tcPr>
            <w:tcW w:w="10455" w:type="dxa"/>
            <w:tcBorders>
              <w:bottom w:val="single" w:sz="4" w:space="0" w:color="auto"/>
            </w:tcBorders>
            <w:shd w:val="clear" w:color="auto" w:fill="000000" w:themeFill="text1"/>
          </w:tcPr>
          <w:p w14:paraId="09DF953A" w14:textId="57A290F7" w:rsidR="00491072" w:rsidRPr="00D5164C" w:rsidRDefault="00A30E4F" w:rsidP="006D4735">
            <w:pPr>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REFERENCIAS /BIBLIOGRAFÍA</w:t>
            </w:r>
          </w:p>
        </w:tc>
      </w:tr>
      <w:tr w:rsidR="00491072" w:rsidRPr="00A30E4F" w14:paraId="057ABF2C" w14:textId="77777777" w:rsidTr="007278AD">
        <w:tc>
          <w:tcPr>
            <w:tcW w:w="10455" w:type="dxa"/>
            <w:shd w:val="clear" w:color="auto" w:fill="D9D9D9" w:themeFill="background1" w:themeFillShade="D9"/>
          </w:tcPr>
          <w:p w14:paraId="1A212AFC" w14:textId="107E7231" w:rsidR="00491072" w:rsidRPr="00837412" w:rsidRDefault="00491072" w:rsidP="00491072">
            <w:pPr>
              <w:rPr>
                <w:rFonts w:ascii="Times New Roman" w:eastAsia="Times New Roman" w:hAnsi="Times New Roman" w:cs="Times New Roman"/>
                <w:i/>
                <w:sz w:val="24"/>
                <w:szCs w:val="24"/>
                <w:lang w:val="es-ES"/>
              </w:rPr>
            </w:pPr>
            <w:r w:rsidRPr="00837412">
              <w:rPr>
                <w:rFonts w:ascii="Times New Roman" w:eastAsia="Times New Roman" w:hAnsi="Times New Roman" w:cs="Times New Roman"/>
                <w:i/>
                <w:sz w:val="24"/>
                <w:szCs w:val="24"/>
                <w:lang w:val="es-ES"/>
              </w:rPr>
              <w:t xml:space="preserve">Listado de </w:t>
            </w:r>
            <w:r>
              <w:rPr>
                <w:rFonts w:ascii="Times New Roman" w:eastAsia="Times New Roman" w:hAnsi="Times New Roman" w:cs="Times New Roman"/>
                <w:i/>
                <w:sz w:val="24"/>
                <w:szCs w:val="24"/>
                <w:lang w:val="es-ES"/>
              </w:rPr>
              <w:t>referencias</w:t>
            </w:r>
            <w:r w:rsidR="00AB396A">
              <w:rPr>
                <w:rFonts w:ascii="Times New Roman" w:eastAsia="Times New Roman" w:hAnsi="Times New Roman" w:cs="Times New Roman"/>
                <w:i/>
                <w:sz w:val="24"/>
                <w:szCs w:val="24"/>
                <w:lang w:val="es-ES"/>
              </w:rPr>
              <w:t>/bibliografía</w:t>
            </w:r>
          </w:p>
        </w:tc>
      </w:tr>
      <w:tr w:rsidR="0091767C" w:rsidRPr="00A30E4F" w14:paraId="39D12B9F" w14:textId="77777777" w:rsidTr="007278AD">
        <w:trPr>
          <w:trHeight w:val="332"/>
        </w:trPr>
        <w:tc>
          <w:tcPr>
            <w:tcW w:w="10455" w:type="dxa"/>
          </w:tcPr>
          <w:p w14:paraId="5104A23F" w14:textId="28420474" w:rsidR="0091767C" w:rsidRPr="0091767C" w:rsidRDefault="0091767C" w:rsidP="0091767C">
            <w:pPr>
              <w:jc w:val="both"/>
              <w:rPr>
                <w:rFonts w:ascii="Times New Roman" w:eastAsia="Times New Roman" w:hAnsi="Times New Roman" w:cs="Times New Roman"/>
                <w:sz w:val="20"/>
                <w:szCs w:val="20"/>
                <w:lang w:val="en-GB"/>
              </w:rPr>
            </w:pPr>
            <w:r w:rsidRPr="0091767C">
              <w:rPr>
                <w:rFonts w:ascii="Times New Roman" w:hAnsi="Times New Roman" w:cs="Times New Roman"/>
                <w:sz w:val="20"/>
                <w:szCs w:val="20"/>
              </w:rPr>
              <w:t xml:space="preserve">Davies, E. R. (2012). </w:t>
            </w:r>
            <w:r w:rsidRPr="0091767C">
              <w:rPr>
                <w:rFonts w:ascii="Times New Roman" w:hAnsi="Times New Roman" w:cs="Times New Roman"/>
                <w:i/>
                <w:iCs/>
                <w:sz w:val="20"/>
                <w:szCs w:val="20"/>
              </w:rPr>
              <w:t>Computer and Machine Vision: Theory, Algorithms, Practicalities</w:t>
            </w:r>
            <w:r w:rsidRPr="0091767C">
              <w:rPr>
                <w:rFonts w:ascii="Times New Roman" w:hAnsi="Times New Roman" w:cs="Times New Roman"/>
                <w:sz w:val="20"/>
                <w:szCs w:val="20"/>
              </w:rPr>
              <w:t>. Academic Press.</w:t>
            </w:r>
          </w:p>
        </w:tc>
      </w:tr>
      <w:tr w:rsidR="0091767C" w:rsidRPr="00A30E4F" w14:paraId="4D3BC2DA" w14:textId="77777777" w:rsidTr="007278AD">
        <w:trPr>
          <w:trHeight w:val="332"/>
        </w:trPr>
        <w:tc>
          <w:tcPr>
            <w:tcW w:w="10455" w:type="dxa"/>
          </w:tcPr>
          <w:p w14:paraId="28833959" w14:textId="46996347" w:rsidR="0091767C" w:rsidRPr="0091767C" w:rsidRDefault="0091767C" w:rsidP="0091767C">
            <w:pPr>
              <w:jc w:val="both"/>
              <w:rPr>
                <w:rFonts w:ascii="Times New Roman" w:eastAsia="Times New Roman" w:hAnsi="Times New Roman" w:cs="Times New Roman"/>
                <w:sz w:val="20"/>
                <w:szCs w:val="20"/>
                <w:lang w:val="en-GB"/>
              </w:rPr>
            </w:pPr>
            <w:r w:rsidRPr="0091767C">
              <w:rPr>
                <w:rFonts w:ascii="Times New Roman" w:hAnsi="Times New Roman" w:cs="Times New Roman"/>
                <w:sz w:val="20"/>
                <w:szCs w:val="20"/>
              </w:rPr>
              <w:t xml:space="preserve">Gonzalez, R. C., &amp; Woods, R. E. (2018). </w:t>
            </w:r>
            <w:r w:rsidRPr="0091767C">
              <w:rPr>
                <w:rFonts w:ascii="Times New Roman" w:hAnsi="Times New Roman" w:cs="Times New Roman"/>
                <w:i/>
                <w:iCs/>
                <w:sz w:val="20"/>
                <w:szCs w:val="20"/>
              </w:rPr>
              <w:t>Digital Image Processing, Global Edition</w:t>
            </w:r>
            <w:r w:rsidRPr="0091767C">
              <w:rPr>
                <w:rFonts w:ascii="Times New Roman" w:hAnsi="Times New Roman" w:cs="Times New Roman"/>
                <w:sz w:val="20"/>
                <w:szCs w:val="20"/>
              </w:rPr>
              <w:t>. Pearson UK.</w:t>
            </w:r>
          </w:p>
        </w:tc>
      </w:tr>
      <w:tr w:rsidR="0091767C" w:rsidRPr="00A30E4F" w14:paraId="3FE7867F" w14:textId="77777777" w:rsidTr="007278AD">
        <w:trPr>
          <w:trHeight w:val="332"/>
        </w:trPr>
        <w:tc>
          <w:tcPr>
            <w:tcW w:w="10455" w:type="dxa"/>
          </w:tcPr>
          <w:p w14:paraId="08AF15E4" w14:textId="79BB5145" w:rsidR="0091767C" w:rsidRPr="0091767C" w:rsidRDefault="0091767C" w:rsidP="0091767C">
            <w:pPr>
              <w:jc w:val="both"/>
              <w:rPr>
                <w:rFonts w:ascii="Times New Roman" w:eastAsia="Times New Roman" w:hAnsi="Times New Roman" w:cs="Times New Roman"/>
                <w:sz w:val="20"/>
                <w:szCs w:val="20"/>
                <w:lang w:val="en-GB"/>
              </w:rPr>
            </w:pPr>
            <w:r w:rsidRPr="0091767C">
              <w:rPr>
                <w:rFonts w:ascii="Times New Roman" w:hAnsi="Times New Roman" w:cs="Times New Roman"/>
                <w:sz w:val="20"/>
                <w:szCs w:val="20"/>
              </w:rPr>
              <w:t xml:space="preserve">Groover, M. P. (2008). </w:t>
            </w:r>
            <w:r w:rsidRPr="0091767C">
              <w:rPr>
                <w:rFonts w:ascii="Times New Roman" w:hAnsi="Times New Roman" w:cs="Times New Roman"/>
                <w:i/>
                <w:iCs/>
                <w:sz w:val="20"/>
                <w:szCs w:val="20"/>
              </w:rPr>
              <w:t>Automation, Production Systems, and Computer-integrated Manufacturing</w:t>
            </w:r>
            <w:r w:rsidRPr="0091767C">
              <w:rPr>
                <w:rFonts w:ascii="Times New Roman" w:hAnsi="Times New Roman" w:cs="Times New Roman"/>
                <w:sz w:val="20"/>
                <w:szCs w:val="20"/>
              </w:rPr>
              <w:t>. Prentice Hall.</w:t>
            </w:r>
          </w:p>
        </w:tc>
      </w:tr>
      <w:tr w:rsidR="0091767C" w:rsidRPr="00A30E4F" w14:paraId="472DCC9F" w14:textId="77777777" w:rsidTr="007278AD">
        <w:trPr>
          <w:trHeight w:val="332"/>
        </w:trPr>
        <w:tc>
          <w:tcPr>
            <w:tcW w:w="10455" w:type="dxa"/>
          </w:tcPr>
          <w:p w14:paraId="301F9898" w14:textId="354D5468" w:rsidR="0091767C" w:rsidRPr="0091767C" w:rsidRDefault="0091767C" w:rsidP="0091767C">
            <w:pPr>
              <w:jc w:val="both"/>
              <w:rPr>
                <w:rFonts w:ascii="Times New Roman" w:eastAsia="Times New Roman" w:hAnsi="Times New Roman" w:cs="Times New Roman"/>
                <w:sz w:val="20"/>
                <w:szCs w:val="20"/>
                <w:lang w:val="en-GB"/>
              </w:rPr>
            </w:pPr>
            <w:r w:rsidRPr="0091767C">
              <w:rPr>
                <w:rFonts w:ascii="Times New Roman" w:hAnsi="Times New Roman" w:cs="Times New Roman"/>
                <w:sz w:val="20"/>
                <w:szCs w:val="20"/>
              </w:rPr>
              <w:t xml:space="preserve">John, K., &amp; Tiegelkamp, M. (2001). </w:t>
            </w:r>
            <w:r w:rsidRPr="0091767C">
              <w:rPr>
                <w:rFonts w:ascii="Times New Roman" w:hAnsi="Times New Roman" w:cs="Times New Roman"/>
                <w:i/>
                <w:iCs/>
                <w:sz w:val="20"/>
                <w:szCs w:val="20"/>
              </w:rPr>
              <w:t>IEC 61131–3: Programming Industrial Automation Systems: Concepts And Programming Languages, Requirements for Programming Systems, AIDS to Decision-making Tools</w:t>
            </w:r>
            <w:r w:rsidRPr="0091767C">
              <w:rPr>
                <w:rFonts w:ascii="Times New Roman" w:hAnsi="Times New Roman" w:cs="Times New Roman"/>
                <w:sz w:val="20"/>
                <w:szCs w:val="20"/>
              </w:rPr>
              <w:t>. Springer Science &amp; Business Media.</w:t>
            </w:r>
          </w:p>
        </w:tc>
      </w:tr>
      <w:tr w:rsidR="0091767C" w:rsidRPr="00A30E4F" w14:paraId="4D9C62CD" w14:textId="77777777" w:rsidTr="007278AD">
        <w:trPr>
          <w:trHeight w:val="332"/>
        </w:trPr>
        <w:tc>
          <w:tcPr>
            <w:tcW w:w="10455" w:type="dxa"/>
          </w:tcPr>
          <w:p w14:paraId="430FBB97" w14:textId="47A5A3D7" w:rsidR="0091767C" w:rsidRPr="0091767C" w:rsidRDefault="0091767C" w:rsidP="0091767C">
            <w:pPr>
              <w:jc w:val="both"/>
              <w:rPr>
                <w:rFonts w:ascii="Times New Roman" w:eastAsia="Times New Roman" w:hAnsi="Times New Roman" w:cs="Times New Roman"/>
                <w:sz w:val="20"/>
                <w:szCs w:val="20"/>
                <w:lang w:val="en-GB"/>
              </w:rPr>
            </w:pPr>
            <w:r w:rsidRPr="0091767C">
              <w:rPr>
                <w:rFonts w:ascii="Times New Roman" w:hAnsi="Times New Roman" w:cs="Times New Roman"/>
                <w:sz w:val="20"/>
                <w:szCs w:val="20"/>
              </w:rPr>
              <w:t xml:space="preserve">Ramalho, L. (2015). </w:t>
            </w:r>
            <w:r w:rsidRPr="0091767C">
              <w:rPr>
                <w:rFonts w:ascii="Times New Roman" w:hAnsi="Times New Roman" w:cs="Times New Roman"/>
                <w:i/>
                <w:iCs/>
                <w:sz w:val="20"/>
                <w:szCs w:val="20"/>
              </w:rPr>
              <w:t>Fluent Python</w:t>
            </w:r>
            <w:r w:rsidRPr="0091767C">
              <w:rPr>
                <w:rFonts w:ascii="Times New Roman" w:hAnsi="Times New Roman" w:cs="Times New Roman"/>
                <w:sz w:val="20"/>
                <w:szCs w:val="20"/>
              </w:rPr>
              <w:t>. O’Reilly Media.</w:t>
            </w:r>
          </w:p>
        </w:tc>
      </w:tr>
    </w:tbl>
    <w:p w14:paraId="03872F3D" w14:textId="018F0B75" w:rsidR="00491072" w:rsidRPr="0091767C" w:rsidRDefault="00491072" w:rsidP="0064707F">
      <w:pPr>
        <w:rPr>
          <w:rFonts w:ascii="Times New Roman" w:eastAsia="Times New Roman" w:hAnsi="Times New Roman" w:cs="Times New Roman"/>
          <w:spacing w:val="-1"/>
          <w:sz w:val="24"/>
          <w:szCs w:val="24"/>
          <w:lang w:val="en-GB"/>
        </w:rPr>
      </w:pPr>
    </w:p>
    <w:p w14:paraId="67B74578" w14:textId="20E040AA" w:rsidR="007960D6" w:rsidRPr="0091767C" w:rsidRDefault="007960D6" w:rsidP="0064707F">
      <w:pPr>
        <w:rPr>
          <w:rFonts w:ascii="Times New Roman" w:eastAsia="Times New Roman" w:hAnsi="Times New Roman" w:cs="Times New Roman"/>
          <w:spacing w:val="-1"/>
          <w:sz w:val="24"/>
          <w:szCs w:val="24"/>
          <w:lang w:val="en-GB"/>
        </w:rPr>
      </w:pPr>
    </w:p>
    <w:p w14:paraId="561D9000" w14:textId="77777777" w:rsidR="00EF56AA" w:rsidRPr="0091767C" w:rsidRDefault="00EF56AA" w:rsidP="0064707F">
      <w:pPr>
        <w:rPr>
          <w:rFonts w:ascii="Times New Roman" w:eastAsia="Times New Roman" w:hAnsi="Times New Roman" w:cs="Times New Roman"/>
          <w:spacing w:val="-1"/>
          <w:sz w:val="24"/>
          <w:szCs w:val="24"/>
          <w:lang w:val="en-GB"/>
        </w:rPr>
      </w:pPr>
    </w:p>
    <w:p w14:paraId="42041F1B" w14:textId="70C93199" w:rsidR="007960D6" w:rsidRDefault="007960D6" w:rsidP="00EF56AA">
      <w:pPr>
        <w:jc w:val="right"/>
        <w:rPr>
          <w:rFonts w:ascii="Times New Roman" w:eastAsia="Times New Roman" w:hAnsi="Times New Roman" w:cs="Times New Roman"/>
          <w:spacing w:val="-1"/>
          <w:sz w:val="24"/>
          <w:szCs w:val="24"/>
          <w:lang w:val="es-ES"/>
        </w:rPr>
      </w:pPr>
      <w:r>
        <w:rPr>
          <w:rFonts w:ascii="Times New Roman" w:eastAsia="Times New Roman" w:hAnsi="Times New Roman" w:cs="Times New Roman"/>
          <w:spacing w:val="-1"/>
          <w:sz w:val="24"/>
          <w:szCs w:val="24"/>
          <w:lang w:val="es-ES"/>
        </w:rPr>
        <w:t>Málaga,</w:t>
      </w:r>
      <w:r w:rsidR="007278AD">
        <w:rPr>
          <w:rFonts w:ascii="Times New Roman" w:eastAsia="Times New Roman" w:hAnsi="Times New Roman" w:cs="Times New Roman"/>
          <w:spacing w:val="-1"/>
          <w:sz w:val="24"/>
          <w:szCs w:val="24"/>
          <w:lang w:val="es-ES"/>
        </w:rPr>
        <w:t xml:space="preserve"> 07</w:t>
      </w:r>
      <w:r>
        <w:rPr>
          <w:rFonts w:ascii="Times New Roman" w:eastAsia="Times New Roman" w:hAnsi="Times New Roman" w:cs="Times New Roman"/>
          <w:spacing w:val="-1"/>
          <w:sz w:val="24"/>
          <w:szCs w:val="24"/>
          <w:lang w:val="es-ES"/>
        </w:rPr>
        <w:t xml:space="preserve"> de</w:t>
      </w:r>
      <w:r w:rsidR="007278AD">
        <w:rPr>
          <w:rFonts w:ascii="Times New Roman" w:eastAsia="Times New Roman" w:hAnsi="Times New Roman" w:cs="Times New Roman"/>
          <w:spacing w:val="-1"/>
          <w:sz w:val="24"/>
          <w:szCs w:val="24"/>
          <w:lang w:val="es-ES"/>
        </w:rPr>
        <w:t xml:space="preserve"> </w:t>
      </w:r>
      <w:r w:rsidR="0091767C">
        <w:rPr>
          <w:rFonts w:ascii="Times New Roman" w:eastAsia="Times New Roman" w:hAnsi="Times New Roman" w:cs="Times New Roman"/>
          <w:spacing w:val="-1"/>
          <w:sz w:val="24"/>
          <w:szCs w:val="24"/>
          <w:lang w:val="es-ES"/>
        </w:rPr>
        <w:t>marzo</w:t>
      </w:r>
      <w:r>
        <w:rPr>
          <w:rFonts w:ascii="Times New Roman" w:eastAsia="Times New Roman" w:hAnsi="Times New Roman" w:cs="Times New Roman"/>
          <w:spacing w:val="-1"/>
          <w:sz w:val="24"/>
          <w:szCs w:val="24"/>
          <w:lang w:val="es-ES"/>
        </w:rPr>
        <w:t xml:space="preserve"> de </w:t>
      </w:r>
      <w:r w:rsidR="007278AD">
        <w:rPr>
          <w:rFonts w:ascii="Times New Roman" w:eastAsia="Times New Roman" w:hAnsi="Times New Roman" w:cs="Times New Roman"/>
          <w:spacing w:val="-1"/>
          <w:sz w:val="24"/>
          <w:szCs w:val="24"/>
          <w:lang w:val="es-ES"/>
        </w:rPr>
        <w:t>2026</w:t>
      </w:r>
    </w:p>
    <w:p w14:paraId="28BA6AC5" w14:textId="129ED8A4" w:rsidR="007960D6" w:rsidRDefault="007960D6" w:rsidP="0064707F">
      <w:pPr>
        <w:rPr>
          <w:rFonts w:ascii="Times New Roman" w:eastAsia="Times New Roman" w:hAnsi="Times New Roman" w:cs="Times New Roman"/>
          <w:spacing w:val="-1"/>
          <w:sz w:val="24"/>
          <w:szCs w:val="24"/>
          <w:lang w:val="es-ES"/>
        </w:rPr>
      </w:pPr>
    </w:p>
    <w:p w14:paraId="72E9D395" w14:textId="6ABCC5EC" w:rsidR="007960D6" w:rsidRDefault="007960D6" w:rsidP="0064707F">
      <w:pPr>
        <w:rPr>
          <w:rFonts w:ascii="Times New Roman" w:eastAsia="Times New Roman" w:hAnsi="Times New Roman" w:cs="Times New Roman"/>
          <w:spacing w:val="-1"/>
          <w:sz w:val="24"/>
          <w:szCs w:val="24"/>
          <w:lang w:val="es-ES"/>
        </w:rPr>
      </w:pPr>
    </w:p>
    <w:p w14:paraId="6701D72F" w14:textId="4CA907DB" w:rsidR="00EF56AA" w:rsidRDefault="00EF56AA" w:rsidP="0064707F">
      <w:pPr>
        <w:rPr>
          <w:rFonts w:ascii="Times New Roman" w:eastAsia="Times New Roman" w:hAnsi="Times New Roman" w:cs="Times New Roman"/>
          <w:spacing w:val="-1"/>
          <w:sz w:val="24"/>
          <w:szCs w:val="24"/>
          <w:lang w:val="es-ES"/>
        </w:rPr>
      </w:pPr>
    </w:p>
    <w:p w14:paraId="0B9F37FA" w14:textId="77777777" w:rsidR="00EF56AA" w:rsidRDefault="00EF56AA" w:rsidP="0064707F">
      <w:pPr>
        <w:rPr>
          <w:rFonts w:ascii="Times New Roman" w:eastAsia="Times New Roman" w:hAnsi="Times New Roman" w:cs="Times New Roman"/>
          <w:spacing w:val="-1"/>
          <w:sz w:val="24"/>
          <w:szCs w:val="24"/>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tblGrid>
      <w:tr w:rsidR="006E6052" w:rsidRPr="00A30E4F" w14:paraId="64ABD98F" w14:textId="77777777" w:rsidTr="00EF56AA">
        <w:tc>
          <w:tcPr>
            <w:tcW w:w="3485" w:type="dxa"/>
          </w:tcPr>
          <w:p w14:paraId="4D4B814A" w14:textId="5295A2BF" w:rsidR="006E6052" w:rsidRDefault="006E6052" w:rsidP="0064707F">
            <w:pPr>
              <w:rPr>
                <w:rFonts w:ascii="Times New Roman" w:eastAsia="Times New Roman" w:hAnsi="Times New Roman" w:cs="Times New Roman"/>
                <w:spacing w:val="-1"/>
                <w:sz w:val="24"/>
                <w:szCs w:val="24"/>
                <w:lang w:val="es-ES"/>
              </w:rPr>
            </w:pPr>
            <w:r>
              <w:rPr>
                <w:rFonts w:ascii="Times New Roman" w:eastAsia="Times New Roman" w:hAnsi="Times New Roman" w:cs="Times New Roman"/>
                <w:spacing w:val="-1"/>
                <w:sz w:val="24"/>
                <w:szCs w:val="24"/>
                <w:lang w:val="es-ES"/>
              </w:rPr>
              <w:t>Firma Estudiante</w:t>
            </w:r>
          </w:p>
        </w:tc>
      </w:tr>
    </w:tbl>
    <w:p w14:paraId="7A383AE8" w14:textId="76331602" w:rsidR="007960D6" w:rsidRPr="00D5164C" w:rsidRDefault="007960D6" w:rsidP="0064707F">
      <w:pPr>
        <w:rPr>
          <w:rFonts w:ascii="Times New Roman" w:eastAsia="Times New Roman" w:hAnsi="Times New Roman" w:cs="Times New Roman"/>
          <w:spacing w:val="-1"/>
          <w:sz w:val="24"/>
          <w:szCs w:val="24"/>
          <w:lang w:val="es-ES"/>
        </w:rPr>
      </w:pPr>
    </w:p>
    <w:sectPr w:rsidR="007960D6" w:rsidRPr="00D5164C" w:rsidSect="00D5164C">
      <w:headerReference w:type="default" r:id="rId9"/>
      <w:footerReference w:type="even" r:id="rId10"/>
      <w:footerReference w:type="default" r:id="rId11"/>
      <w:pgSz w:w="11905" w:h="16840"/>
      <w:pgMar w:top="720" w:right="720" w:bottom="720" w:left="720" w:header="719"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9DEC0" w14:textId="77777777" w:rsidR="00BB7659" w:rsidRDefault="00BB7659">
      <w:r>
        <w:separator/>
      </w:r>
    </w:p>
  </w:endnote>
  <w:endnote w:type="continuationSeparator" w:id="0">
    <w:p w14:paraId="09B7CBF5" w14:textId="77777777" w:rsidR="00BB7659" w:rsidRDefault="00BB7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980C1" w14:textId="77777777" w:rsidR="00BD4152" w:rsidRDefault="004B0419" w:rsidP="00C002AB">
    <w:pPr>
      <w:pStyle w:val="Piedepgina"/>
      <w:framePr w:wrap="none" w:vAnchor="text" w:hAnchor="margin" w:xAlign="right" w:y="1"/>
      <w:rPr>
        <w:rStyle w:val="Nmerodepgina"/>
      </w:rPr>
    </w:pPr>
    <w:r>
      <w:rPr>
        <w:rStyle w:val="Nmerodepgina"/>
      </w:rPr>
      <w:fldChar w:fldCharType="begin"/>
    </w:r>
    <w:r w:rsidR="00BD4152">
      <w:rPr>
        <w:rStyle w:val="Nmerodepgina"/>
      </w:rPr>
      <w:instrText xml:space="preserve">PAGE  </w:instrText>
    </w:r>
    <w:r>
      <w:rPr>
        <w:rStyle w:val="Nmerodepgina"/>
      </w:rPr>
      <w:fldChar w:fldCharType="end"/>
    </w:r>
  </w:p>
  <w:p w14:paraId="6B2D2668" w14:textId="77777777" w:rsidR="00837412" w:rsidRDefault="004B0419" w:rsidP="00BD4152">
    <w:pPr>
      <w:pStyle w:val="Piedepgina"/>
      <w:framePr w:wrap="none" w:vAnchor="text" w:hAnchor="margin" w:xAlign="right" w:y="1"/>
      <w:ind w:right="360"/>
      <w:rPr>
        <w:rStyle w:val="Nmerodepgina"/>
      </w:rPr>
    </w:pPr>
    <w:r>
      <w:rPr>
        <w:rStyle w:val="Nmerodepgina"/>
      </w:rPr>
      <w:fldChar w:fldCharType="begin"/>
    </w:r>
    <w:r w:rsidR="00837412">
      <w:rPr>
        <w:rStyle w:val="Nmerodepgina"/>
      </w:rPr>
      <w:instrText xml:space="preserve">PAGE  </w:instrText>
    </w:r>
    <w:r>
      <w:rPr>
        <w:rStyle w:val="Nmerodepgina"/>
      </w:rPr>
      <w:fldChar w:fldCharType="end"/>
    </w:r>
  </w:p>
  <w:p w14:paraId="3E2749C2" w14:textId="77777777" w:rsidR="00837412" w:rsidRDefault="00837412" w:rsidP="00837412">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533DE" w14:textId="139CBFE8" w:rsidR="00BD4152" w:rsidRPr="000E2F9A" w:rsidRDefault="004B0419" w:rsidP="001470C8">
    <w:pPr>
      <w:pStyle w:val="Piedepgina"/>
      <w:framePr w:w="233" w:wrap="none" w:vAnchor="text" w:hAnchor="page" w:x="10942" w:y="5"/>
      <w:rPr>
        <w:rStyle w:val="Nmerodepgina"/>
        <w:lang w:val="es-ES"/>
      </w:rPr>
    </w:pPr>
    <w:r>
      <w:rPr>
        <w:rStyle w:val="Nmerodepgina"/>
      </w:rPr>
      <w:fldChar w:fldCharType="begin"/>
    </w:r>
    <w:r w:rsidR="00BD4152" w:rsidRPr="000E2F9A">
      <w:rPr>
        <w:rStyle w:val="Nmerodepgina"/>
        <w:lang w:val="es-ES"/>
      </w:rPr>
      <w:instrText xml:space="preserve">PAGE  </w:instrText>
    </w:r>
    <w:r>
      <w:rPr>
        <w:rStyle w:val="Nmerodepgina"/>
      </w:rPr>
      <w:fldChar w:fldCharType="separate"/>
    </w:r>
    <w:r w:rsidR="00B8633C">
      <w:rPr>
        <w:rStyle w:val="Nmerodepgina"/>
        <w:noProof/>
        <w:lang w:val="es-ES"/>
      </w:rPr>
      <w:t>3</w:t>
    </w:r>
    <w:r>
      <w:rPr>
        <w:rStyle w:val="Nmerodepgina"/>
      </w:rPr>
      <w:fldChar w:fldCharType="end"/>
    </w:r>
  </w:p>
  <w:p w14:paraId="34A7B687" w14:textId="77777777" w:rsidR="00AB396A" w:rsidRPr="001918D1" w:rsidRDefault="00AB396A" w:rsidP="00AB396A">
    <w:pPr>
      <w:autoSpaceDE w:val="0"/>
      <w:autoSpaceDN w:val="0"/>
      <w:adjustRightInd w:val="0"/>
      <w:jc w:val="center"/>
      <w:rPr>
        <w:szCs w:val="16"/>
      </w:rPr>
    </w:pPr>
    <w:r w:rsidRPr="00AB396A">
      <w:rPr>
        <w:rFonts w:ascii="Arial Narrow" w:hAnsi="Arial Narrow" w:cs="Arial Narrow"/>
        <w:sz w:val="16"/>
        <w:szCs w:val="14"/>
        <w:lang w:val="es-ES"/>
      </w:rPr>
      <w:t xml:space="preserve">Escuela de Ingenierías Industriales.  C/ Dr. Pedro Ortiz Ramos S/N. Ampliación del Campus de Teatinos. </w:t>
    </w:r>
    <w:r w:rsidRPr="001918D1">
      <w:rPr>
        <w:rFonts w:ascii="Arial Narrow" w:hAnsi="Arial Narrow" w:cs="Arial Narrow"/>
        <w:sz w:val="16"/>
        <w:szCs w:val="14"/>
      </w:rPr>
      <w:t>29071-MÁLAGA</w:t>
    </w:r>
    <w:r>
      <w:rPr>
        <w:rFonts w:ascii="Arial Narrow" w:hAnsi="Arial Narrow" w:cs="Arial Narrow"/>
        <w:sz w:val="16"/>
        <w:szCs w:val="14"/>
      </w:rPr>
      <w:t xml:space="preserve"> (ESPAÑA)</w:t>
    </w:r>
  </w:p>
  <w:p w14:paraId="489D3090" w14:textId="77777777" w:rsidR="00837412" w:rsidRPr="00837412" w:rsidRDefault="00837412" w:rsidP="00837412">
    <w:pPr>
      <w:pStyle w:val="Piedepgina"/>
      <w:ind w:right="360"/>
      <w:rPr>
        <w:lang w:val="es-E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BDC186" w14:textId="77777777" w:rsidR="00BB7659" w:rsidRDefault="00BB7659">
      <w:r>
        <w:separator/>
      </w:r>
    </w:p>
  </w:footnote>
  <w:footnote w:type="continuationSeparator" w:id="0">
    <w:p w14:paraId="246F66D3" w14:textId="77777777" w:rsidR="00BB7659" w:rsidRDefault="00BB76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20772" w14:textId="77777777" w:rsidR="00AB396A" w:rsidRDefault="00AB396A" w:rsidP="00AB396A">
    <w:pPr>
      <w:pStyle w:val="Encabezado"/>
      <w:rPr>
        <w:b/>
        <w:lang w:val="es-ES"/>
      </w:rPr>
    </w:pPr>
    <w:r w:rsidRPr="00B921AB">
      <w:rPr>
        <w:b/>
        <w:noProof/>
        <w:lang w:val="es-ES" w:eastAsia="es-ES"/>
      </w:rPr>
      <w:drawing>
        <wp:inline distT="0" distB="0" distL="0" distR="0" wp14:anchorId="7A149107" wp14:editId="020CB9F9">
          <wp:extent cx="2371725" cy="438150"/>
          <wp:effectExtent l="0" t="0" r="0" b="0"/>
          <wp:docPr id="69" name="Imagen 107330090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1073300904" descr="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438150"/>
                  </a:xfrm>
                  <a:prstGeom prst="rect">
                    <a:avLst/>
                  </a:prstGeom>
                  <a:noFill/>
                  <a:ln>
                    <a:noFill/>
                  </a:ln>
                </pic:spPr>
              </pic:pic>
            </a:graphicData>
          </a:graphic>
        </wp:inline>
      </w:drawing>
    </w:r>
    <w:r>
      <w:rPr>
        <w:b/>
        <w:lang w:val="es-ES"/>
      </w:rPr>
      <w:tab/>
    </w:r>
    <w:r>
      <w:t xml:space="preserve">   </w:t>
    </w:r>
    <w:r>
      <w:rPr>
        <w:b/>
        <w:lang w:val="es-ES"/>
      </w:rPr>
      <w:tab/>
    </w:r>
    <w:r w:rsidRPr="00B921AB">
      <w:rPr>
        <w:b/>
        <w:noProof/>
        <w:lang w:val="es-ES" w:eastAsia="es-ES"/>
      </w:rPr>
      <w:drawing>
        <wp:inline distT="0" distB="0" distL="0" distR="0" wp14:anchorId="3D4745D2" wp14:editId="724E6440">
          <wp:extent cx="1085850" cy="419100"/>
          <wp:effectExtent l="0" t="0" r="0" b="0"/>
          <wp:docPr id="65" name="Imagen 259844284" descr="Logo-Símbolo de la Escuela de Ingenierías Industriales - Universidad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9844284" descr="Logo-Símbolo de la Escuela de Ingenierías Industriales - Universidad de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5850" cy="419100"/>
                  </a:xfrm>
                  <a:prstGeom prst="rect">
                    <a:avLst/>
                  </a:prstGeom>
                  <a:noFill/>
                  <a:ln>
                    <a:noFill/>
                  </a:ln>
                </pic:spPr>
              </pic:pic>
            </a:graphicData>
          </a:graphic>
        </wp:inline>
      </w:drawing>
    </w:r>
  </w:p>
  <w:p w14:paraId="6F69C38E" w14:textId="788B0A5A" w:rsidR="00C529B2" w:rsidRPr="00AB396A" w:rsidRDefault="00932283" w:rsidP="00AB396A">
    <w:pPr>
      <w:pStyle w:val="Encabezado"/>
      <w:tabs>
        <w:tab w:val="clear" w:pos="4252"/>
        <w:tab w:val="clear" w:pos="8504"/>
        <w:tab w:val="left" w:pos="3440"/>
        <w:tab w:val="right" w:pos="8905"/>
        <w:tab w:val="right" w:pos="10490"/>
      </w:tabs>
      <w:ind w:right="-280"/>
      <w:jc w:val="right"/>
      <w:rPr>
        <w:rFonts w:ascii="Arial" w:hAnsi="Arial" w:cs="Arial"/>
        <w:b/>
        <w:noProof/>
      </w:rPr>
    </w:pPr>
    <w:r>
      <w:rPr>
        <w:rFonts w:ascii="Arial" w:hAnsi="Arial" w:cs="Arial"/>
        <w:b/>
        <w:noProof/>
      </w:rPr>
      <w:tab/>
    </w:r>
    <w:r>
      <w:rPr>
        <w:rFonts w:ascii="Arial" w:hAnsi="Arial" w:cs="Arial"/>
        <w:b/>
        <w:noProof/>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5163E"/>
    <w:multiLevelType w:val="hybridMultilevel"/>
    <w:tmpl w:val="008EC1F4"/>
    <w:lvl w:ilvl="0" w:tplc="FD2AB6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942D6B"/>
    <w:multiLevelType w:val="hybridMultilevel"/>
    <w:tmpl w:val="7D7C99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EE11CC"/>
    <w:multiLevelType w:val="hybridMultilevel"/>
    <w:tmpl w:val="499A0C02"/>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A75215"/>
    <w:multiLevelType w:val="hybridMultilevel"/>
    <w:tmpl w:val="832805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692080C"/>
    <w:multiLevelType w:val="multilevel"/>
    <w:tmpl w:val="7D0834B8"/>
    <w:lvl w:ilvl="0">
      <w:start w:val="2"/>
      <w:numFmt w:val="upperLetter"/>
      <w:lvlText w:val="%1"/>
      <w:lvlJc w:val="left"/>
      <w:pPr>
        <w:ind w:hanging="453"/>
      </w:pPr>
      <w:rPr>
        <w:rFonts w:hint="default"/>
      </w:rPr>
    </w:lvl>
    <w:lvl w:ilvl="1">
      <w:start w:val="1"/>
      <w:numFmt w:val="decimal"/>
      <w:lvlText w:val="%1.%2."/>
      <w:lvlJc w:val="left"/>
      <w:pPr>
        <w:ind w:hanging="453"/>
      </w:pPr>
      <w:rPr>
        <w:rFonts w:ascii="Arial" w:eastAsia="Arial" w:hAnsi="Arial" w:hint="default"/>
        <w:b/>
        <w:bCs/>
        <w:spacing w:val="5"/>
        <w:sz w:val="20"/>
        <w:szCs w:val="20"/>
      </w:rPr>
    </w:lvl>
    <w:lvl w:ilvl="2">
      <w:start w:val="1"/>
      <w:numFmt w:val="bullet"/>
      <w:lvlText w:val="□"/>
      <w:lvlJc w:val="left"/>
      <w:pPr>
        <w:ind w:hanging="189"/>
      </w:pPr>
      <w:rPr>
        <w:rFonts w:ascii="Times New Roman" w:eastAsia="Times New Roman" w:hAnsi="Times New Roman" w:hint="default"/>
        <w:w w:val="99"/>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5" w15:restartNumberingAfterBreak="0">
    <w:nsid w:val="5125426E"/>
    <w:multiLevelType w:val="hybridMultilevel"/>
    <w:tmpl w:val="84D21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8340E9B"/>
    <w:multiLevelType w:val="hybridMultilevel"/>
    <w:tmpl w:val="AD2ABEC6"/>
    <w:lvl w:ilvl="0" w:tplc="72E4F228">
      <w:numFmt w:val="bullet"/>
      <w:lvlText w:val="•"/>
      <w:lvlJc w:val="left"/>
      <w:pPr>
        <w:ind w:left="1080" w:hanging="72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6"/>
  </w:num>
  <w:num w:numId="5">
    <w:abstractNumId w:val="1"/>
  </w:num>
  <w:num w:numId="6">
    <w:abstractNumId w:val="0"/>
  </w:num>
  <w:num w:numId="7">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amoreno">
    <w15:presenceInfo w15:providerId="Windows Live" w15:userId="6563fbd2fea502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trackRevisions/>
  <w:defaultTabStop w:val="720"/>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807"/>
    <w:rsid w:val="00002F7B"/>
    <w:rsid w:val="000323C5"/>
    <w:rsid w:val="00033807"/>
    <w:rsid w:val="0004632B"/>
    <w:rsid w:val="00055057"/>
    <w:rsid w:val="00071860"/>
    <w:rsid w:val="000940CF"/>
    <w:rsid w:val="000A3A33"/>
    <w:rsid w:val="000B66C1"/>
    <w:rsid w:val="000D03C3"/>
    <w:rsid w:val="000E2F9A"/>
    <w:rsid w:val="001024D8"/>
    <w:rsid w:val="001470C8"/>
    <w:rsid w:val="00156FBF"/>
    <w:rsid w:val="001674A9"/>
    <w:rsid w:val="00191B3D"/>
    <w:rsid w:val="001A6408"/>
    <w:rsid w:val="001E0D78"/>
    <w:rsid w:val="001F2127"/>
    <w:rsid w:val="00205EE6"/>
    <w:rsid w:val="00211387"/>
    <w:rsid w:val="002249BD"/>
    <w:rsid w:val="002526F7"/>
    <w:rsid w:val="002675E1"/>
    <w:rsid w:val="002D6003"/>
    <w:rsid w:val="002E45EC"/>
    <w:rsid w:val="003237A5"/>
    <w:rsid w:val="0034021B"/>
    <w:rsid w:val="00354EE7"/>
    <w:rsid w:val="00375EDA"/>
    <w:rsid w:val="00392F49"/>
    <w:rsid w:val="003B4152"/>
    <w:rsid w:val="003D08AA"/>
    <w:rsid w:val="00412D73"/>
    <w:rsid w:val="00484F02"/>
    <w:rsid w:val="00491072"/>
    <w:rsid w:val="004B0419"/>
    <w:rsid w:val="004D08B4"/>
    <w:rsid w:val="004E79E2"/>
    <w:rsid w:val="005100D5"/>
    <w:rsid w:val="00541298"/>
    <w:rsid w:val="00576CFB"/>
    <w:rsid w:val="00580024"/>
    <w:rsid w:val="005918A3"/>
    <w:rsid w:val="00595899"/>
    <w:rsid w:val="005A20AB"/>
    <w:rsid w:val="005A4C9B"/>
    <w:rsid w:val="005D64B6"/>
    <w:rsid w:val="005F0D28"/>
    <w:rsid w:val="005F14CD"/>
    <w:rsid w:val="005F4D95"/>
    <w:rsid w:val="0064707F"/>
    <w:rsid w:val="00652A57"/>
    <w:rsid w:val="00682919"/>
    <w:rsid w:val="00682EBD"/>
    <w:rsid w:val="00683477"/>
    <w:rsid w:val="006C74CD"/>
    <w:rsid w:val="006E6052"/>
    <w:rsid w:val="00704285"/>
    <w:rsid w:val="007222D2"/>
    <w:rsid w:val="007278AD"/>
    <w:rsid w:val="00730C7C"/>
    <w:rsid w:val="00755219"/>
    <w:rsid w:val="00757C8D"/>
    <w:rsid w:val="007960D6"/>
    <w:rsid w:val="007D0BFC"/>
    <w:rsid w:val="00811625"/>
    <w:rsid w:val="0083718D"/>
    <w:rsid w:val="00837412"/>
    <w:rsid w:val="00886989"/>
    <w:rsid w:val="008B1DB2"/>
    <w:rsid w:val="008D0FEB"/>
    <w:rsid w:val="008F47D4"/>
    <w:rsid w:val="00906BEF"/>
    <w:rsid w:val="009135AB"/>
    <w:rsid w:val="0091767C"/>
    <w:rsid w:val="00927A64"/>
    <w:rsid w:val="00932283"/>
    <w:rsid w:val="009507D9"/>
    <w:rsid w:val="0096687A"/>
    <w:rsid w:val="009A070A"/>
    <w:rsid w:val="009C72FB"/>
    <w:rsid w:val="009F2FFA"/>
    <w:rsid w:val="00A22658"/>
    <w:rsid w:val="00A22C23"/>
    <w:rsid w:val="00A30E4F"/>
    <w:rsid w:val="00A42F4B"/>
    <w:rsid w:val="00A63B41"/>
    <w:rsid w:val="00A6576E"/>
    <w:rsid w:val="00AA7F16"/>
    <w:rsid w:val="00AB3443"/>
    <w:rsid w:val="00AB396A"/>
    <w:rsid w:val="00AB5A33"/>
    <w:rsid w:val="00AB68D8"/>
    <w:rsid w:val="00AC0D65"/>
    <w:rsid w:val="00AD1F01"/>
    <w:rsid w:val="00B8633C"/>
    <w:rsid w:val="00B900AA"/>
    <w:rsid w:val="00B97EEC"/>
    <w:rsid w:val="00BB7659"/>
    <w:rsid w:val="00BC0E8A"/>
    <w:rsid w:val="00BD4152"/>
    <w:rsid w:val="00BF2A56"/>
    <w:rsid w:val="00C529B2"/>
    <w:rsid w:val="00C627DD"/>
    <w:rsid w:val="00C85760"/>
    <w:rsid w:val="00CD131B"/>
    <w:rsid w:val="00CD3358"/>
    <w:rsid w:val="00D429AC"/>
    <w:rsid w:val="00D5164C"/>
    <w:rsid w:val="00D523E0"/>
    <w:rsid w:val="00D85D5D"/>
    <w:rsid w:val="00DA4C13"/>
    <w:rsid w:val="00DB7B13"/>
    <w:rsid w:val="00DE52E0"/>
    <w:rsid w:val="00DF6A5A"/>
    <w:rsid w:val="00E14D76"/>
    <w:rsid w:val="00E20983"/>
    <w:rsid w:val="00E217AA"/>
    <w:rsid w:val="00E713BF"/>
    <w:rsid w:val="00E71608"/>
    <w:rsid w:val="00E9573D"/>
    <w:rsid w:val="00EB4733"/>
    <w:rsid w:val="00ED27EC"/>
    <w:rsid w:val="00ED5F9C"/>
    <w:rsid w:val="00EF56AA"/>
    <w:rsid w:val="00F02E1E"/>
    <w:rsid w:val="00F32968"/>
    <w:rsid w:val="00F35B90"/>
    <w:rsid w:val="00F866C8"/>
    <w:rsid w:val="00F97943"/>
    <w:rsid w:val="00FC221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FF45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B0419"/>
  </w:style>
  <w:style w:type="paragraph" w:styleId="Ttulo1">
    <w:name w:val="heading 1"/>
    <w:basedOn w:val="Normal"/>
    <w:uiPriority w:val="1"/>
    <w:qFormat/>
    <w:rsid w:val="004B0419"/>
    <w:pPr>
      <w:ind w:left="945"/>
      <w:outlineLvl w:val="0"/>
    </w:pPr>
    <w:rPr>
      <w:rFonts w:ascii="Arial" w:eastAsia="Arial" w:hAnsi="Arial"/>
      <w:sz w:val="24"/>
      <w:szCs w:val="24"/>
    </w:rPr>
  </w:style>
  <w:style w:type="paragraph" w:styleId="Ttulo2">
    <w:name w:val="heading 2"/>
    <w:basedOn w:val="Normal"/>
    <w:uiPriority w:val="1"/>
    <w:qFormat/>
    <w:rsid w:val="004B0419"/>
    <w:pPr>
      <w:ind w:left="304"/>
      <w:outlineLvl w:val="1"/>
    </w:pPr>
    <w:rPr>
      <w:rFonts w:ascii="Times New Roman" w:eastAsia="Times New Roman" w:hAnsi="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rsid w:val="004B0419"/>
    <w:tblPr>
      <w:tblInd w:w="0" w:type="dxa"/>
      <w:tblCellMar>
        <w:top w:w="0" w:type="dxa"/>
        <w:left w:w="0" w:type="dxa"/>
        <w:bottom w:w="0" w:type="dxa"/>
        <w:right w:w="0" w:type="dxa"/>
      </w:tblCellMar>
    </w:tblPr>
  </w:style>
  <w:style w:type="paragraph" w:styleId="Textoindependiente">
    <w:name w:val="Body Text"/>
    <w:basedOn w:val="Normal"/>
    <w:uiPriority w:val="1"/>
    <w:qFormat/>
    <w:rsid w:val="004B0419"/>
    <w:pPr>
      <w:ind w:left="304"/>
    </w:pPr>
    <w:rPr>
      <w:rFonts w:ascii="Arial" w:eastAsia="Arial" w:hAnsi="Arial"/>
      <w:sz w:val="20"/>
      <w:szCs w:val="20"/>
    </w:rPr>
  </w:style>
  <w:style w:type="paragraph" w:styleId="Prrafodelista">
    <w:name w:val="List Paragraph"/>
    <w:basedOn w:val="Normal"/>
    <w:uiPriority w:val="1"/>
    <w:qFormat/>
    <w:rsid w:val="004B0419"/>
  </w:style>
  <w:style w:type="paragraph" w:customStyle="1" w:styleId="TableParagraph">
    <w:name w:val="Table Paragraph"/>
    <w:basedOn w:val="Normal"/>
    <w:uiPriority w:val="1"/>
    <w:qFormat/>
    <w:rsid w:val="004B0419"/>
  </w:style>
  <w:style w:type="paragraph" w:styleId="Encabezado">
    <w:name w:val="header"/>
    <w:basedOn w:val="Normal"/>
    <w:link w:val="EncabezadoCar"/>
    <w:uiPriority w:val="99"/>
    <w:unhideWhenUsed/>
    <w:rsid w:val="00682919"/>
    <w:pPr>
      <w:tabs>
        <w:tab w:val="center" w:pos="4252"/>
        <w:tab w:val="right" w:pos="8504"/>
      </w:tabs>
    </w:pPr>
  </w:style>
  <w:style w:type="character" w:customStyle="1" w:styleId="EncabezadoCar">
    <w:name w:val="Encabezado Car"/>
    <w:basedOn w:val="Fuentedeprrafopredeter"/>
    <w:link w:val="Encabezado"/>
    <w:uiPriority w:val="99"/>
    <w:rsid w:val="00682919"/>
  </w:style>
  <w:style w:type="paragraph" w:styleId="Piedepgina">
    <w:name w:val="footer"/>
    <w:basedOn w:val="Normal"/>
    <w:link w:val="PiedepginaCar"/>
    <w:uiPriority w:val="99"/>
    <w:unhideWhenUsed/>
    <w:rsid w:val="00682919"/>
    <w:pPr>
      <w:tabs>
        <w:tab w:val="center" w:pos="4252"/>
        <w:tab w:val="right" w:pos="8504"/>
      </w:tabs>
    </w:pPr>
  </w:style>
  <w:style w:type="character" w:customStyle="1" w:styleId="PiedepginaCar">
    <w:name w:val="Pie de página Car"/>
    <w:basedOn w:val="Fuentedeprrafopredeter"/>
    <w:link w:val="Piedepgina"/>
    <w:uiPriority w:val="99"/>
    <w:rsid w:val="00682919"/>
  </w:style>
  <w:style w:type="paragraph" w:styleId="Textodeglobo">
    <w:name w:val="Balloon Text"/>
    <w:basedOn w:val="Normal"/>
    <w:link w:val="TextodegloboCar"/>
    <w:uiPriority w:val="99"/>
    <w:semiHidden/>
    <w:unhideWhenUsed/>
    <w:rsid w:val="00BC0E8A"/>
    <w:rPr>
      <w:rFonts w:ascii="Tahoma" w:hAnsi="Tahoma" w:cs="Tahoma"/>
      <w:sz w:val="16"/>
      <w:szCs w:val="16"/>
    </w:rPr>
  </w:style>
  <w:style w:type="character" w:customStyle="1" w:styleId="TextodegloboCar">
    <w:name w:val="Texto de globo Car"/>
    <w:basedOn w:val="Fuentedeprrafopredeter"/>
    <w:link w:val="Textodeglobo"/>
    <w:uiPriority w:val="99"/>
    <w:semiHidden/>
    <w:rsid w:val="00BC0E8A"/>
    <w:rPr>
      <w:rFonts w:ascii="Tahoma" w:hAnsi="Tahoma" w:cs="Tahoma"/>
      <w:sz w:val="16"/>
      <w:szCs w:val="16"/>
    </w:rPr>
  </w:style>
  <w:style w:type="table" w:styleId="Tablaconcuadrcula">
    <w:name w:val="Table Grid"/>
    <w:basedOn w:val="Tablanormal"/>
    <w:uiPriority w:val="59"/>
    <w:rsid w:val="00BC0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837412"/>
  </w:style>
  <w:style w:type="character" w:styleId="Refdecomentario">
    <w:name w:val="annotation reference"/>
    <w:basedOn w:val="Fuentedeprrafopredeter"/>
    <w:uiPriority w:val="99"/>
    <w:semiHidden/>
    <w:unhideWhenUsed/>
    <w:rsid w:val="00B97EEC"/>
    <w:rPr>
      <w:sz w:val="18"/>
      <w:szCs w:val="18"/>
    </w:rPr>
  </w:style>
  <w:style w:type="paragraph" w:styleId="Textocomentario">
    <w:name w:val="annotation text"/>
    <w:basedOn w:val="Normal"/>
    <w:link w:val="TextocomentarioCar"/>
    <w:uiPriority w:val="99"/>
    <w:semiHidden/>
    <w:unhideWhenUsed/>
    <w:rsid w:val="00B97EEC"/>
    <w:rPr>
      <w:sz w:val="24"/>
      <w:szCs w:val="24"/>
    </w:rPr>
  </w:style>
  <w:style w:type="character" w:customStyle="1" w:styleId="TextocomentarioCar">
    <w:name w:val="Texto comentario Car"/>
    <w:basedOn w:val="Fuentedeprrafopredeter"/>
    <w:link w:val="Textocomentario"/>
    <w:uiPriority w:val="99"/>
    <w:semiHidden/>
    <w:rsid w:val="00B97EEC"/>
    <w:rPr>
      <w:sz w:val="24"/>
      <w:szCs w:val="24"/>
    </w:rPr>
  </w:style>
  <w:style w:type="paragraph" w:styleId="Asuntodelcomentario">
    <w:name w:val="annotation subject"/>
    <w:basedOn w:val="Textocomentario"/>
    <w:next w:val="Textocomentario"/>
    <w:link w:val="AsuntodelcomentarioCar"/>
    <w:uiPriority w:val="99"/>
    <w:semiHidden/>
    <w:unhideWhenUsed/>
    <w:rsid w:val="00B97EEC"/>
    <w:rPr>
      <w:b/>
      <w:bCs/>
      <w:sz w:val="20"/>
      <w:szCs w:val="20"/>
    </w:rPr>
  </w:style>
  <w:style w:type="character" w:customStyle="1" w:styleId="AsuntodelcomentarioCar">
    <w:name w:val="Asunto del comentario Car"/>
    <w:basedOn w:val="TextocomentarioCar"/>
    <w:link w:val="Asuntodelcomentario"/>
    <w:uiPriority w:val="99"/>
    <w:semiHidden/>
    <w:rsid w:val="00B97EEC"/>
    <w:rPr>
      <w:b/>
      <w:bCs/>
      <w:sz w:val="20"/>
      <w:szCs w:val="20"/>
    </w:rPr>
  </w:style>
  <w:style w:type="character" w:styleId="Hipervnculo">
    <w:name w:val="Hyperlink"/>
    <w:basedOn w:val="Fuentedeprrafopredeter"/>
    <w:uiPriority w:val="99"/>
    <w:unhideWhenUsed/>
    <w:rsid w:val="00541298"/>
    <w:rPr>
      <w:color w:val="0000FF" w:themeColor="hyperlink"/>
      <w:u w:val="single"/>
    </w:rPr>
  </w:style>
  <w:style w:type="character" w:customStyle="1" w:styleId="UnresolvedMention">
    <w:name w:val="Unresolved Mention"/>
    <w:basedOn w:val="Fuentedeprrafopredeter"/>
    <w:uiPriority w:val="99"/>
    <w:rsid w:val="00541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riquegamesestepa@gmail.com"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8A70C-BAB3-4DFA-BE84-195AF78A6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1351</Words>
  <Characters>7432</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Microsoft Word - Impresos.doc</vt:lpstr>
      <vt:lpstr>Microsoft Word - Impresos.doc</vt:lpstr>
    </vt:vector>
  </TitlesOfParts>
  <Company>Universidad de Málaga</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Impresos.doc</dc:title>
  <dc:creator>raquel</dc:creator>
  <cp:lastModifiedBy>famoreno</cp:lastModifiedBy>
  <cp:revision>2</cp:revision>
  <cp:lastPrinted>2014-07-01T10:05:00Z</cp:lastPrinted>
  <dcterms:created xsi:type="dcterms:W3CDTF">2026-03-12T19:27:00Z</dcterms:created>
  <dcterms:modified xsi:type="dcterms:W3CDTF">2026-03-12T19:27:00Z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2013-07-03T00:00:00Z</vt:filetime>
  </property>
  <property fmtid="{D5CDD505-2E9C-101B-9397-08002B2CF9AE}" pid="3" name="LastSaved">
    <vt:filetime>2014-06-18T00:00:00Z</vt:filetime>
  </property>
</Properties>
</file>